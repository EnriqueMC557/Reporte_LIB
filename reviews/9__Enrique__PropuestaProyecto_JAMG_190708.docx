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rFonts w:eastAsiaTheme="minorHAnsi"/>
          <w:sz w:val="2"/>
          <w:lang w:eastAsia="en-US"/>
        </w:rPr>
        <w:id w:val="223794480"/>
        <w:docPartObj>
          <w:docPartGallery w:val="Cover Pages"/>
          <w:docPartUnique/>
        </w:docPartObj>
      </w:sdtPr>
      <w:sdtEndPr>
        <w:rPr>
          <w:sz w:val="22"/>
        </w:rPr>
      </w:sdtEndPr>
      <w:sdtContent>
        <w:p w14:paraId="34B46784" w14:textId="5EE274E6" w:rsidR="002773F4" w:rsidRPr="002D0121" w:rsidRDefault="00C75156">
          <w:pPr>
            <w:pStyle w:val="Sinespaciado"/>
            <w:rPr>
              <w:sz w:val="2"/>
            </w:rPr>
          </w:pPr>
          <w:r w:rsidRPr="002D0121">
            <w:rPr>
              <w:noProof/>
            </w:rPr>
            <w:drawing>
              <wp:anchor distT="0" distB="0" distL="114300" distR="114300" simplePos="0" relativeHeight="251661312" behindDoc="0" locked="0" layoutInCell="1" allowOverlap="1" wp14:anchorId="22AA2CC0" wp14:editId="1C264BB9">
                <wp:simplePos x="0" y="0"/>
                <wp:positionH relativeFrom="margin">
                  <wp:align>right</wp:align>
                </wp:positionH>
                <wp:positionV relativeFrom="paragraph">
                  <wp:posOffset>-8527</wp:posOffset>
                </wp:positionV>
                <wp:extent cx="2585720" cy="791845"/>
                <wp:effectExtent l="0" t="0" r="5080" b="8255"/>
                <wp:wrapNone/>
                <wp:docPr id="137" name="Google Shape;137;p14"/>
                <wp:cNvGraphicFramePr/>
                <a:graphic xmlns:a="http://schemas.openxmlformats.org/drawingml/2006/main">
                  <a:graphicData uri="http://schemas.openxmlformats.org/drawingml/2006/picture">
                    <pic:pic xmlns:pic="http://schemas.openxmlformats.org/drawingml/2006/picture">
                      <pic:nvPicPr>
                        <pic:cNvPr id="137" name="Google Shape;137;p14"/>
                        <pic:cNvPicPr preferRelativeResize="0"/>
                      </pic:nvPicPr>
                      <pic:blipFill rotWithShape="1">
                        <a:blip r:embed="rId8">
                          <a:alphaModFix/>
                          <a:extLst>
                            <a:ext uri="{28A0092B-C50C-407E-A947-70E740481C1C}">
                              <a14:useLocalDpi xmlns:a14="http://schemas.microsoft.com/office/drawing/2010/main" val="0"/>
                            </a:ext>
                          </a:extLst>
                        </a:blip>
                        <a:srcRect l="49220" t="3970" r="2679" b="68027"/>
                        <a:stretch/>
                      </pic:blipFill>
                      <pic:spPr>
                        <a:xfrm>
                          <a:off x="0" y="0"/>
                          <a:ext cx="2585720" cy="791845"/>
                        </a:xfrm>
                        <a:prstGeom prst="rect">
                          <a:avLst/>
                        </a:prstGeom>
                        <a:noFill/>
                        <a:ln>
                          <a:noFill/>
                        </a:ln>
                      </pic:spPr>
                    </pic:pic>
                  </a:graphicData>
                </a:graphic>
              </wp:anchor>
            </w:drawing>
          </w:r>
          <w:r w:rsidRPr="002D0121">
            <w:rPr>
              <w:noProof/>
            </w:rPr>
            <w:drawing>
              <wp:anchor distT="0" distB="0" distL="114300" distR="114300" simplePos="0" relativeHeight="251663360" behindDoc="0" locked="0" layoutInCell="1" allowOverlap="1" wp14:anchorId="351F83D7" wp14:editId="0433A638">
                <wp:simplePos x="0" y="0"/>
                <wp:positionH relativeFrom="margin">
                  <wp:align>left</wp:align>
                </wp:positionH>
                <wp:positionV relativeFrom="paragraph">
                  <wp:posOffset>-8403</wp:posOffset>
                </wp:positionV>
                <wp:extent cx="2476500" cy="792480"/>
                <wp:effectExtent l="0" t="0" r="0" b="7620"/>
                <wp:wrapNone/>
                <wp:docPr id="136" name="Google Shape;136;p14"/>
                <wp:cNvGraphicFramePr/>
                <a:graphic xmlns:a="http://schemas.openxmlformats.org/drawingml/2006/main">
                  <a:graphicData uri="http://schemas.openxmlformats.org/drawingml/2006/picture">
                    <pic:pic xmlns:pic="http://schemas.openxmlformats.org/drawingml/2006/picture">
                      <pic:nvPicPr>
                        <pic:cNvPr id="136" name="Google Shape;136;p14"/>
                        <pic:cNvPicPr preferRelativeResize="0"/>
                      </pic:nvPicPr>
                      <pic:blipFill rotWithShape="1">
                        <a:blip r:embed="rId9">
                          <a:alphaModFix/>
                          <a:extLst>
                            <a:ext uri="{28A0092B-C50C-407E-A947-70E740481C1C}">
                              <a14:useLocalDpi xmlns:a14="http://schemas.microsoft.com/office/drawing/2010/main" val="0"/>
                            </a:ext>
                          </a:extLst>
                        </a:blip>
                        <a:srcRect t="32056" b="35938"/>
                        <a:stretch/>
                      </pic:blipFill>
                      <pic:spPr>
                        <a:xfrm>
                          <a:off x="0" y="0"/>
                          <a:ext cx="2476500" cy="792480"/>
                        </a:xfrm>
                        <a:prstGeom prst="rect">
                          <a:avLst/>
                        </a:prstGeom>
                        <a:noFill/>
                        <a:ln>
                          <a:noFill/>
                        </a:ln>
                      </pic:spPr>
                    </pic:pic>
                  </a:graphicData>
                </a:graphic>
              </wp:anchor>
            </w:drawing>
          </w:r>
        </w:p>
        <w:p w14:paraId="07F3FBCA" w14:textId="559EB025" w:rsidR="002773F4" w:rsidRPr="002D0121" w:rsidRDefault="002773F4"/>
        <w:p w14:paraId="4030EE77" w14:textId="7A2929F4" w:rsidR="002773F4" w:rsidRPr="002D0121" w:rsidRDefault="008C6EF1">
          <w:pPr>
            <w:rPr>
              <w:rFonts w:asciiTheme="majorHAnsi" w:eastAsiaTheme="majorEastAsia" w:hAnsiTheme="majorHAnsi" w:cstheme="majorBidi"/>
              <w:color w:val="2F5496" w:themeColor="accent1" w:themeShade="BF"/>
              <w:sz w:val="26"/>
              <w:szCs w:val="26"/>
            </w:rPr>
          </w:pPr>
          <w:r w:rsidRPr="002D0121">
            <w:rPr>
              <w:noProof/>
            </w:rPr>
            <mc:AlternateContent>
              <mc:Choice Requires="wps">
                <w:drawing>
                  <wp:anchor distT="0" distB="0" distL="114300" distR="114300" simplePos="0" relativeHeight="251664384" behindDoc="0" locked="0" layoutInCell="1" allowOverlap="1" wp14:anchorId="7553D9BD" wp14:editId="62C231D8">
                    <wp:simplePos x="0" y="0"/>
                    <wp:positionH relativeFrom="margin">
                      <wp:posOffset>518077</wp:posOffset>
                    </wp:positionH>
                    <wp:positionV relativeFrom="paragraph">
                      <wp:posOffset>3212189</wp:posOffset>
                    </wp:positionV>
                    <wp:extent cx="4562475" cy="1367624"/>
                    <wp:effectExtent l="0" t="0" r="9525" b="4445"/>
                    <wp:wrapNone/>
                    <wp:docPr id="1" name="Cuadro de texto 1"/>
                    <wp:cNvGraphicFramePr/>
                    <a:graphic xmlns:a="http://schemas.openxmlformats.org/drawingml/2006/main">
                      <a:graphicData uri="http://schemas.microsoft.com/office/word/2010/wordprocessingShape">
                        <wps:wsp>
                          <wps:cNvSpPr txBox="1"/>
                          <wps:spPr>
                            <a:xfrm>
                              <a:off x="0" y="0"/>
                              <a:ext cx="4562475" cy="1367624"/>
                            </a:xfrm>
                            <a:prstGeom prst="rect">
                              <a:avLst/>
                            </a:prstGeom>
                            <a:solidFill>
                              <a:schemeClr val="lt1"/>
                            </a:solidFill>
                            <a:ln w="6350">
                              <a:noFill/>
                            </a:ln>
                          </wps:spPr>
                          <wps:txbx>
                            <w:txbxContent>
                              <w:p w14:paraId="52016907" w14:textId="6AAA3DB8" w:rsidR="004608E8" w:rsidRDefault="004608E8" w:rsidP="00A778C5">
                                <w:pPr>
                                  <w:jc w:val="center"/>
                                  <w:rPr>
                                    <w:ins w:id="1" w:author="JORGE AIRY MERCADO GUTIERREZ" w:date="2019-07-07T14:15:00Z"/>
                                    <w:b/>
                                    <w:bCs/>
                                    <w:sz w:val="24"/>
                                    <w:szCs w:val="24"/>
                                    <w:lang w:val="es-ES"/>
                                  </w:rPr>
                                </w:pPr>
                                <w:ins w:id="2" w:author="JORGE AIRY MERCADO GUTIERREZ" w:date="2019-07-07T14:04:00Z">
                                  <w:r>
                                    <w:rPr>
                                      <w:b/>
                                      <w:bCs/>
                                      <w:sz w:val="24"/>
                                      <w:szCs w:val="24"/>
                                      <w:lang w:val="es-ES"/>
                                    </w:rPr>
                                    <w:t>Desarrollo del modo en lazo cerrado de un</w:t>
                                  </w:r>
                                </w:ins>
                                <w:ins w:id="3" w:author="JORGE AIRY MERCADO GUTIERREZ" w:date="2019-07-07T14:15:00Z">
                                  <w:r>
                                    <w:rPr>
                                      <w:b/>
                                      <w:bCs/>
                                      <w:sz w:val="24"/>
                                      <w:szCs w:val="24"/>
                                      <w:lang w:val="es-ES"/>
                                    </w:rPr>
                                    <w:t xml:space="preserve">a </w:t>
                                  </w:r>
                                  <w:proofErr w:type="spellStart"/>
                                  <w:r>
                                    <w:rPr>
                                      <w:b/>
                                      <w:bCs/>
                                      <w:sz w:val="24"/>
                                      <w:szCs w:val="24"/>
                                      <w:lang w:val="es-ES"/>
                                    </w:rPr>
                                    <w:t>neuropr</w:t>
                                  </w:r>
                                  <w:bookmarkStart w:id="4" w:name="_GoBack"/>
                                  <w:bookmarkEnd w:id="4"/>
                                  <w:r>
                                    <w:rPr>
                                      <w:b/>
                                      <w:bCs/>
                                      <w:sz w:val="24"/>
                                      <w:szCs w:val="24"/>
                                      <w:lang w:val="es-ES"/>
                                    </w:rPr>
                                    <w:t>ótesis</w:t>
                                  </w:r>
                                  <w:proofErr w:type="spellEnd"/>
                                  <w:r>
                                    <w:rPr>
                                      <w:b/>
                                      <w:bCs/>
                                      <w:sz w:val="24"/>
                                      <w:szCs w:val="24"/>
                                      <w:lang w:val="es-ES"/>
                                    </w:rPr>
                                    <w:t xml:space="preserve"> basada en e</w:t>
                                  </w:r>
                                </w:ins>
                                <w:ins w:id="5" w:author="JORGE AIRY MERCADO GUTIERREZ" w:date="2019-07-07T14:04:00Z">
                                  <w:r>
                                    <w:rPr>
                                      <w:b/>
                                      <w:bCs/>
                                      <w:sz w:val="24"/>
                                      <w:szCs w:val="24"/>
                                      <w:lang w:val="es-ES"/>
                                    </w:rPr>
                                    <w:t>stimulación eléctrica funcional</w:t>
                                  </w:r>
                                </w:ins>
                                <w:ins w:id="6" w:author="JORGE AIRY MERCADO GUTIERREZ" w:date="2019-07-07T14:16:00Z">
                                  <w:r>
                                    <w:rPr>
                                      <w:b/>
                                      <w:bCs/>
                                      <w:sz w:val="24"/>
                                      <w:szCs w:val="24"/>
                                      <w:lang w:val="es-ES"/>
                                    </w:rPr>
                                    <w:t>,</w:t>
                                  </w:r>
                                </w:ins>
                                <w:ins w:id="7" w:author="JORGE AIRY MERCADO GUTIERREZ" w:date="2019-07-07T14:07:00Z">
                                  <w:r>
                                    <w:rPr>
                                      <w:b/>
                                      <w:bCs/>
                                      <w:sz w:val="24"/>
                                      <w:szCs w:val="24"/>
                                      <w:lang w:val="es-ES"/>
                                    </w:rPr>
                                    <w:t xml:space="preserve"> </w:t>
                                  </w:r>
                                </w:ins>
                                <w:ins w:id="8" w:author="JORGE AIRY MERCADO GUTIERREZ" w:date="2019-07-07T14:11:00Z">
                                  <w:r>
                                    <w:rPr>
                                      <w:b/>
                                      <w:bCs/>
                                      <w:sz w:val="24"/>
                                      <w:szCs w:val="24"/>
                                      <w:lang w:val="es-ES"/>
                                    </w:rPr>
                                    <w:t xml:space="preserve">aplicado al control </w:t>
                                  </w:r>
                                </w:ins>
                                <w:ins w:id="9" w:author="JORGE AIRY MERCADO GUTIERREZ" w:date="2019-07-07T14:16:00Z">
                                  <w:r>
                                    <w:rPr>
                                      <w:b/>
                                      <w:bCs/>
                                      <w:sz w:val="24"/>
                                      <w:szCs w:val="24"/>
                                      <w:lang w:val="es-ES"/>
                                    </w:rPr>
                                    <w:t>contralatera</w:t>
                                  </w:r>
                                </w:ins>
                                <w:ins w:id="10" w:author="JORGE AIRY MERCADO GUTIERREZ" w:date="2019-07-07T14:11:00Z">
                                  <w:r>
                                    <w:rPr>
                                      <w:b/>
                                      <w:bCs/>
                                      <w:sz w:val="24"/>
                                      <w:szCs w:val="24"/>
                                      <w:lang w:val="es-ES"/>
                                    </w:rPr>
                                    <w:t xml:space="preserve">l de </w:t>
                                  </w:r>
                                </w:ins>
                                <w:ins w:id="11" w:author="JORGE AIRY MERCADO GUTIERREZ" w:date="2019-07-08T14:28:00Z">
                                  <w:r w:rsidR="00E24AF0">
                                    <w:rPr>
                                      <w:b/>
                                      <w:bCs/>
                                      <w:sz w:val="24"/>
                                      <w:szCs w:val="24"/>
                                      <w:lang w:val="es-ES"/>
                                    </w:rPr>
                                    <w:t xml:space="preserve">la </w:t>
                                  </w:r>
                                </w:ins>
                                <w:ins w:id="12" w:author="JORGE AIRY MERCADO GUTIERREZ" w:date="2019-07-07T14:11:00Z">
                                  <w:r>
                                    <w:rPr>
                                      <w:b/>
                                      <w:bCs/>
                                      <w:sz w:val="24"/>
                                      <w:szCs w:val="24"/>
                                      <w:lang w:val="es-ES"/>
                                    </w:rPr>
                                    <w:t>pinza gruesa</w:t>
                                  </w:r>
                                </w:ins>
                                <w:ins w:id="13" w:author="JORGE AIRY MERCADO GUTIERREZ" w:date="2019-07-07T14:16:00Z">
                                  <w:r>
                                    <w:rPr>
                                      <w:b/>
                                      <w:bCs/>
                                      <w:sz w:val="24"/>
                                      <w:szCs w:val="24"/>
                                      <w:lang w:val="es-ES"/>
                                    </w:rPr>
                                    <w:t>.</w:t>
                                  </w:r>
                                </w:ins>
                              </w:p>
                              <w:p w14:paraId="2DD9A2BE" w14:textId="1B2716EC" w:rsidR="004608E8" w:rsidRPr="000410ED" w:rsidRDefault="004608E8" w:rsidP="00A778C5">
                                <w:pPr>
                                  <w:jc w:val="center"/>
                                  <w:rPr>
                                    <w:b/>
                                    <w:bCs/>
                                    <w:sz w:val="24"/>
                                    <w:szCs w:val="24"/>
                                    <w:lang w:val="es-ES"/>
                                  </w:rPr>
                                </w:pPr>
                                <w:del w:id="14" w:author="JORGE AIRY MERCADO GUTIERREZ" w:date="2019-07-07T14:15:00Z">
                                  <w:r w:rsidRPr="000410ED" w:rsidDel="008C6EF1">
                                    <w:rPr>
                                      <w:b/>
                                      <w:bCs/>
                                      <w:sz w:val="24"/>
                                      <w:szCs w:val="24"/>
                                      <w:lang w:val="es-ES"/>
                                    </w:rPr>
                                    <w:delText>A</w:delText>
                                  </w:r>
                                </w:del>
                                <w:proofErr w:type="spellStart"/>
                                <w:r w:rsidRPr="000410ED">
                                  <w:rPr>
                                    <w:b/>
                                    <w:bCs/>
                                    <w:sz w:val="24"/>
                                    <w:szCs w:val="24"/>
                                    <w:lang w:val="es-ES"/>
                                  </w:rPr>
                                  <w:t>lumno</w:t>
                                </w:r>
                                <w:proofErr w:type="spellEnd"/>
                                <w:r w:rsidRPr="000410ED">
                                  <w:rPr>
                                    <w:b/>
                                    <w:bCs/>
                                    <w:sz w:val="24"/>
                                    <w:szCs w:val="24"/>
                                    <w:lang w:val="es-ES"/>
                                  </w:rPr>
                                  <w:t>: Enrique Mena Camilo</w:t>
                                </w:r>
                              </w:p>
                              <w:p w14:paraId="389F1F32" w14:textId="0C7CC2BF" w:rsidR="004608E8" w:rsidRPr="000410ED" w:rsidRDefault="004608E8" w:rsidP="00A778C5">
                                <w:pPr>
                                  <w:jc w:val="center"/>
                                  <w:rPr>
                                    <w:b/>
                                    <w:bCs/>
                                    <w:sz w:val="24"/>
                                    <w:szCs w:val="24"/>
                                    <w:lang w:val="es-ES"/>
                                  </w:rPr>
                                </w:pPr>
                                <w:r w:rsidRPr="000410ED">
                                  <w:rPr>
                                    <w:b/>
                                    <w:bCs/>
                                    <w:sz w:val="24"/>
                                    <w:szCs w:val="24"/>
                                    <w:lang w:val="es-ES"/>
                                  </w:rPr>
                                  <w:t>Matrícula: 2153009451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53D9BD" id="_x0000_t202" coordsize="21600,21600" o:spt="202" path="m,l,21600r21600,l21600,xe">
                    <v:stroke joinstyle="miter"/>
                    <v:path gradientshapeok="t" o:connecttype="rect"/>
                  </v:shapetype>
                  <v:shape id="Cuadro de texto 1" o:spid="_x0000_s1026" type="#_x0000_t202" style="position:absolute;margin-left:40.8pt;margin-top:252.95pt;width:359.25pt;height:107.7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" fillcolor="white [3201]" stroked="f" strokeweight=".5pt">
                    <v:textbox>
                      <w:txbxContent>
                        <w:p w14:paraId="52016907" w14:textId="6AAA3DB8" w:rsidR="004608E8" w:rsidRDefault="004608E8" w:rsidP="00A778C5">
                          <w:pPr>
                            <w:jc w:val="center"/>
                            <w:rPr>
                              <w:ins w:id="15" w:author="JORGE AIRY MERCADO GUTIERREZ" w:date="2019-07-07T14:15:00Z"/>
                              <w:b/>
                              <w:bCs/>
                              <w:sz w:val="24"/>
                              <w:szCs w:val="24"/>
                              <w:lang w:val="es-ES"/>
                            </w:rPr>
                          </w:pPr>
                          <w:ins w:id="16" w:author="JORGE AIRY MERCADO GUTIERREZ" w:date="2019-07-07T14:04:00Z">
                            <w:r>
                              <w:rPr>
                                <w:b/>
                                <w:bCs/>
                                <w:sz w:val="24"/>
                                <w:szCs w:val="24"/>
                                <w:lang w:val="es-ES"/>
                              </w:rPr>
                              <w:t>Desarrollo del modo en lazo cerrado de un</w:t>
                            </w:r>
                          </w:ins>
                          <w:ins w:id="17" w:author="JORGE AIRY MERCADO GUTIERREZ" w:date="2019-07-07T14:15:00Z">
                            <w:r>
                              <w:rPr>
                                <w:b/>
                                <w:bCs/>
                                <w:sz w:val="24"/>
                                <w:szCs w:val="24"/>
                                <w:lang w:val="es-ES"/>
                              </w:rPr>
                              <w:t xml:space="preserve">a </w:t>
                            </w:r>
                            <w:proofErr w:type="spellStart"/>
                            <w:r>
                              <w:rPr>
                                <w:b/>
                                <w:bCs/>
                                <w:sz w:val="24"/>
                                <w:szCs w:val="24"/>
                                <w:lang w:val="es-ES"/>
                              </w:rPr>
                              <w:t>neuropr</w:t>
                            </w:r>
                            <w:bookmarkStart w:id="18" w:name="_GoBack"/>
                            <w:bookmarkEnd w:id="18"/>
                            <w:r>
                              <w:rPr>
                                <w:b/>
                                <w:bCs/>
                                <w:sz w:val="24"/>
                                <w:szCs w:val="24"/>
                                <w:lang w:val="es-ES"/>
                              </w:rPr>
                              <w:t>ótesis</w:t>
                            </w:r>
                            <w:proofErr w:type="spellEnd"/>
                            <w:r>
                              <w:rPr>
                                <w:b/>
                                <w:bCs/>
                                <w:sz w:val="24"/>
                                <w:szCs w:val="24"/>
                                <w:lang w:val="es-ES"/>
                              </w:rPr>
                              <w:t xml:space="preserve"> basada en e</w:t>
                            </w:r>
                          </w:ins>
                          <w:ins w:id="19" w:author="JORGE AIRY MERCADO GUTIERREZ" w:date="2019-07-07T14:04:00Z">
                            <w:r>
                              <w:rPr>
                                <w:b/>
                                <w:bCs/>
                                <w:sz w:val="24"/>
                                <w:szCs w:val="24"/>
                                <w:lang w:val="es-ES"/>
                              </w:rPr>
                              <w:t>stimulación eléctrica funcional</w:t>
                            </w:r>
                          </w:ins>
                          <w:ins w:id="20" w:author="JORGE AIRY MERCADO GUTIERREZ" w:date="2019-07-07T14:16:00Z">
                            <w:r>
                              <w:rPr>
                                <w:b/>
                                <w:bCs/>
                                <w:sz w:val="24"/>
                                <w:szCs w:val="24"/>
                                <w:lang w:val="es-ES"/>
                              </w:rPr>
                              <w:t>,</w:t>
                            </w:r>
                          </w:ins>
                          <w:ins w:id="21" w:author="JORGE AIRY MERCADO GUTIERREZ" w:date="2019-07-07T14:07:00Z">
                            <w:r>
                              <w:rPr>
                                <w:b/>
                                <w:bCs/>
                                <w:sz w:val="24"/>
                                <w:szCs w:val="24"/>
                                <w:lang w:val="es-ES"/>
                              </w:rPr>
                              <w:t xml:space="preserve"> </w:t>
                            </w:r>
                          </w:ins>
                          <w:ins w:id="22" w:author="JORGE AIRY MERCADO GUTIERREZ" w:date="2019-07-07T14:11:00Z">
                            <w:r>
                              <w:rPr>
                                <w:b/>
                                <w:bCs/>
                                <w:sz w:val="24"/>
                                <w:szCs w:val="24"/>
                                <w:lang w:val="es-ES"/>
                              </w:rPr>
                              <w:t xml:space="preserve">aplicado al control </w:t>
                            </w:r>
                          </w:ins>
                          <w:ins w:id="23" w:author="JORGE AIRY MERCADO GUTIERREZ" w:date="2019-07-07T14:16:00Z">
                            <w:r>
                              <w:rPr>
                                <w:b/>
                                <w:bCs/>
                                <w:sz w:val="24"/>
                                <w:szCs w:val="24"/>
                                <w:lang w:val="es-ES"/>
                              </w:rPr>
                              <w:t>contralatera</w:t>
                            </w:r>
                          </w:ins>
                          <w:ins w:id="24" w:author="JORGE AIRY MERCADO GUTIERREZ" w:date="2019-07-07T14:11:00Z">
                            <w:r>
                              <w:rPr>
                                <w:b/>
                                <w:bCs/>
                                <w:sz w:val="24"/>
                                <w:szCs w:val="24"/>
                                <w:lang w:val="es-ES"/>
                              </w:rPr>
                              <w:t xml:space="preserve">l de </w:t>
                            </w:r>
                          </w:ins>
                          <w:ins w:id="25" w:author="JORGE AIRY MERCADO GUTIERREZ" w:date="2019-07-08T14:28:00Z">
                            <w:r w:rsidR="00E24AF0">
                              <w:rPr>
                                <w:b/>
                                <w:bCs/>
                                <w:sz w:val="24"/>
                                <w:szCs w:val="24"/>
                                <w:lang w:val="es-ES"/>
                              </w:rPr>
                              <w:t xml:space="preserve">la </w:t>
                            </w:r>
                          </w:ins>
                          <w:ins w:id="26" w:author="JORGE AIRY MERCADO GUTIERREZ" w:date="2019-07-07T14:11:00Z">
                            <w:r>
                              <w:rPr>
                                <w:b/>
                                <w:bCs/>
                                <w:sz w:val="24"/>
                                <w:szCs w:val="24"/>
                                <w:lang w:val="es-ES"/>
                              </w:rPr>
                              <w:t>pinza gruesa</w:t>
                            </w:r>
                          </w:ins>
                          <w:ins w:id="27" w:author="JORGE AIRY MERCADO GUTIERREZ" w:date="2019-07-07T14:16:00Z">
                            <w:r>
                              <w:rPr>
                                <w:b/>
                                <w:bCs/>
                                <w:sz w:val="24"/>
                                <w:szCs w:val="24"/>
                                <w:lang w:val="es-ES"/>
                              </w:rPr>
                              <w:t>.</w:t>
                            </w:r>
                          </w:ins>
                        </w:p>
                        <w:p w14:paraId="2DD9A2BE" w14:textId="1B2716EC" w:rsidR="004608E8" w:rsidRPr="000410ED" w:rsidRDefault="004608E8" w:rsidP="00A778C5">
                          <w:pPr>
                            <w:jc w:val="center"/>
                            <w:rPr>
                              <w:b/>
                              <w:bCs/>
                              <w:sz w:val="24"/>
                              <w:szCs w:val="24"/>
                              <w:lang w:val="es-ES"/>
                            </w:rPr>
                          </w:pPr>
                          <w:del w:id="28" w:author="JORGE AIRY MERCADO GUTIERREZ" w:date="2019-07-07T14:15:00Z">
                            <w:r w:rsidRPr="000410ED" w:rsidDel="008C6EF1">
                              <w:rPr>
                                <w:b/>
                                <w:bCs/>
                                <w:sz w:val="24"/>
                                <w:szCs w:val="24"/>
                                <w:lang w:val="es-ES"/>
                              </w:rPr>
                              <w:delText>A</w:delText>
                            </w:r>
                          </w:del>
                          <w:proofErr w:type="spellStart"/>
                          <w:r w:rsidRPr="000410ED">
                            <w:rPr>
                              <w:b/>
                              <w:bCs/>
                              <w:sz w:val="24"/>
                              <w:szCs w:val="24"/>
                              <w:lang w:val="es-ES"/>
                            </w:rPr>
                            <w:t>lumno</w:t>
                          </w:r>
                          <w:proofErr w:type="spellEnd"/>
                          <w:r w:rsidRPr="000410ED">
                            <w:rPr>
                              <w:b/>
                              <w:bCs/>
                              <w:sz w:val="24"/>
                              <w:szCs w:val="24"/>
                              <w:lang w:val="es-ES"/>
                            </w:rPr>
                            <w:t>: Enrique Mena Camilo</w:t>
                          </w:r>
                        </w:p>
                        <w:p w14:paraId="389F1F32" w14:textId="0C7CC2BF" w:rsidR="004608E8" w:rsidRPr="000410ED" w:rsidRDefault="004608E8" w:rsidP="00A778C5">
                          <w:pPr>
                            <w:jc w:val="center"/>
                            <w:rPr>
                              <w:b/>
                              <w:bCs/>
                              <w:sz w:val="24"/>
                              <w:szCs w:val="24"/>
                              <w:lang w:val="es-ES"/>
                            </w:rPr>
                          </w:pPr>
                          <w:r w:rsidRPr="000410ED">
                            <w:rPr>
                              <w:b/>
                              <w:bCs/>
                              <w:sz w:val="24"/>
                              <w:szCs w:val="24"/>
                              <w:lang w:val="es-ES"/>
                            </w:rPr>
                            <w:t>Matrícula: 2153009451</w:t>
                          </w:r>
                        </w:p>
                      </w:txbxContent>
                    </v:textbox>
                    <w10:wrap anchorx="margin"/>
                  </v:shape>
                </w:pict>
              </mc:Fallback>
            </mc:AlternateContent>
          </w:r>
          <w:r w:rsidR="00C75156" w:rsidRPr="002D0121">
            <w:rPr>
              <w:noProof/>
            </w:rPr>
            <mc:AlternateContent>
              <mc:Choice Requires="wps">
                <w:drawing>
                  <wp:anchor distT="0" distB="0" distL="114300" distR="114300" simplePos="0" relativeHeight="251666432" behindDoc="0" locked="0" layoutInCell="1" allowOverlap="1" wp14:anchorId="09E76D8C" wp14:editId="4C7C6213">
                    <wp:simplePos x="0" y="0"/>
                    <wp:positionH relativeFrom="margin">
                      <wp:align>center</wp:align>
                    </wp:positionH>
                    <wp:positionV relativeFrom="paragraph">
                      <wp:posOffset>4614116</wp:posOffset>
                    </wp:positionV>
                    <wp:extent cx="4562475" cy="940279"/>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4562475" cy="940279"/>
                            </a:xfrm>
                            <a:prstGeom prst="rect">
                              <a:avLst/>
                            </a:prstGeom>
                            <a:solidFill>
                              <a:schemeClr val="lt1"/>
                            </a:solidFill>
                            <a:ln w="6350">
                              <a:noFill/>
                            </a:ln>
                          </wps:spPr>
                          <wps:txbx>
                            <w:txbxContent>
                              <w:p w14:paraId="0FCC9C98" w14:textId="0B558A33" w:rsidR="004608E8" w:rsidRPr="000410ED" w:rsidRDefault="004608E8" w:rsidP="00A778C5">
                                <w:pPr>
                                  <w:jc w:val="center"/>
                                  <w:rPr>
                                    <w:b/>
                                    <w:bCs/>
                                    <w:sz w:val="24"/>
                                    <w:szCs w:val="24"/>
                                    <w:lang w:val="es-ES"/>
                                  </w:rPr>
                                </w:pPr>
                                <w:r w:rsidRPr="000410ED">
                                  <w:rPr>
                                    <w:b/>
                                    <w:bCs/>
                                    <w:sz w:val="24"/>
                                    <w:szCs w:val="24"/>
                                    <w:lang w:val="es-ES"/>
                                  </w:rPr>
                                  <w:t xml:space="preserve">Asesor interno: Dr. Omar Piña </w:t>
                                </w:r>
                                <w:proofErr w:type="spellStart"/>
                                <w:r w:rsidRPr="000410ED">
                                  <w:rPr>
                                    <w:b/>
                                    <w:bCs/>
                                    <w:sz w:val="24"/>
                                    <w:szCs w:val="24"/>
                                    <w:lang w:val="es-ES"/>
                                  </w:rPr>
                                  <w:t>Ramirez</w:t>
                                </w:r>
                                <w:proofErr w:type="spellEnd"/>
                              </w:p>
                              <w:p w14:paraId="6BA38D7B" w14:textId="393F6646" w:rsidR="004608E8" w:rsidRPr="000410ED" w:rsidRDefault="004608E8" w:rsidP="00A778C5">
                                <w:pPr>
                                  <w:jc w:val="center"/>
                                  <w:rPr>
                                    <w:b/>
                                    <w:bCs/>
                                    <w:sz w:val="24"/>
                                    <w:szCs w:val="24"/>
                                    <w:lang w:val="es-ES"/>
                                  </w:rPr>
                                </w:pPr>
                                <w:r w:rsidRPr="000410ED">
                                  <w:rPr>
                                    <w:b/>
                                    <w:bCs/>
                                    <w:sz w:val="24"/>
                                    <w:szCs w:val="24"/>
                                    <w:lang w:val="es-ES"/>
                                  </w:rPr>
                                  <w:t>Asesor externo: M.C. Jorge Airy Mercado Gutiérrez</w:t>
                                </w:r>
                              </w:p>
                              <w:p w14:paraId="65025CDE" w14:textId="16FC00FA" w:rsidR="004608E8" w:rsidRPr="000410ED" w:rsidRDefault="004608E8" w:rsidP="00F61F57">
                                <w:pPr>
                                  <w:jc w:val="center"/>
                                  <w:rPr>
                                    <w:b/>
                                    <w:bCs/>
                                    <w:sz w:val="24"/>
                                    <w:szCs w:val="24"/>
                                    <w:lang w:val="es-ES"/>
                                  </w:rPr>
                                </w:pPr>
                                <w:r w:rsidRPr="000410ED">
                                  <w:rPr>
                                    <w:b/>
                                    <w:bCs/>
                                    <w:sz w:val="24"/>
                                    <w:szCs w:val="24"/>
                                    <w:lang w:val="es-ES"/>
                                  </w:rPr>
                                  <w:t>Asesor externo: Dra. Josefina Gutiérrez Martínez</w:t>
                                </w:r>
                              </w:p>
                              <w:p w14:paraId="504356BB" w14:textId="77777777" w:rsidR="004608E8" w:rsidRPr="000410ED" w:rsidRDefault="004608E8" w:rsidP="00A778C5">
                                <w:pPr>
                                  <w:jc w:val="center"/>
                                  <w:rPr>
                                    <w:b/>
                                    <w:bCs/>
                                    <w:sz w:val="24"/>
                                    <w:szCs w:val="2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76D8C" id="Cuadro de texto 2" o:spid="_x0000_s1027" type="#_x0000_t202" style="position:absolute;margin-left:0;margin-top:363.3pt;width:359.25pt;height:74.0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" fillcolor="white [3201]" stroked="f" strokeweight=".5pt">
                    <v:textbox>
                      <w:txbxContent>
                        <w:p w14:paraId="0FCC9C98" w14:textId="0B558A33" w:rsidR="004608E8" w:rsidRPr="000410ED" w:rsidRDefault="004608E8" w:rsidP="00A778C5">
                          <w:pPr>
                            <w:jc w:val="center"/>
                            <w:rPr>
                              <w:b/>
                              <w:bCs/>
                              <w:sz w:val="24"/>
                              <w:szCs w:val="24"/>
                              <w:lang w:val="es-ES"/>
                            </w:rPr>
                          </w:pPr>
                          <w:r w:rsidRPr="000410ED">
                            <w:rPr>
                              <w:b/>
                              <w:bCs/>
                              <w:sz w:val="24"/>
                              <w:szCs w:val="24"/>
                              <w:lang w:val="es-ES"/>
                            </w:rPr>
                            <w:t xml:space="preserve">Asesor interno: Dr. Omar Piña </w:t>
                          </w:r>
                          <w:proofErr w:type="spellStart"/>
                          <w:r w:rsidRPr="000410ED">
                            <w:rPr>
                              <w:b/>
                              <w:bCs/>
                              <w:sz w:val="24"/>
                              <w:szCs w:val="24"/>
                              <w:lang w:val="es-ES"/>
                            </w:rPr>
                            <w:t>Ramirez</w:t>
                          </w:r>
                          <w:proofErr w:type="spellEnd"/>
                        </w:p>
                        <w:p w14:paraId="6BA38D7B" w14:textId="393F6646" w:rsidR="004608E8" w:rsidRPr="000410ED" w:rsidRDefault="004608E8" w:rsidP="00A778C5">
                          <w:pPr>
                            <w:jc w:val="center"/>
                            <w:rPr>
                              <w:b/>
                              <w:bCs/>
                              <w:sz w:val="24"/>
                              <w:szCs w:val="24"/>
                              <w:lang w:val="es-ES"/>
                            </w:rPr>
                          </w:pPr>
                          <w:r w:rsidRPr="000410ED">
                            <w:rPr>
                              <w:b/>
                              <w:bCs/>
                              <w:sz w:val="24"/>
                              <w:szCs w:val="24"/>
                              <w:lang w:val="es-ES"/>
                            </w:rPr>
                            <w:t>Asesor externo: M.C. Jorge Airy Mercado Gutiérrez</w:t>
                          </w:r>
                        </w:p>
                        <w:p w14:paraId="65025CDE" w14:textId="16FC00FA" w:rsidR="004608E8" w:rsidRPr="000410ED" w:rsidRDefault="004608E8" w:rsidP="00F61F57">
                          <w:pPr>
                            <w:jc w:val="center"/>
                            <w:rPr>
                              <w:b/>
                              <w:bCs/>
                              <w:sz w:val="24"/>
                              <w:szCs w:val="24"/>
                              <w:lang w:val="es-ES"/>
                            </w:rPr>
                          </w:pPr>
                          <w:r w:rsidRPr="000410ED">
                            <w:rPr>
                              <w:b/>
                              <w:bCs/>
                              <w:sz w:val="24"/>
                              <w:szCs w:val="24"/>
                              <w:lang w:val="es-ES"/>
                            </w:rPr>
                            <w:t>Asesor externo: Dra. Josefina Gutiérrez Martínez</w:t>
                          </w:r>
                        </w:p>
                        <w:p w14:paraId="504356BB" w14:textId="77777777" w:rsidR="004608E8" w:rsidRPr="000410ED" w:rsidRDefault="004608E8" w:rsidP="00A778C5">
                          <w:pPr>
                            <w:jc w:val="center"/>
                            <w:rPr>
                              <w:b/>
                              <w:bCs/>
                              <w:sz w:val="24"/>
                              <w:szCs w:val="24"/>
                              <w:lang w:val="es-ES"/>
                            </w:rPr>
                          </w:pPr>
                        </w:p>
                      </w:txbxContent>
                    </v:textbox>
                    <w10:wrap anchorx="margin"/>
                  </v:shape>
                </w:pict>
              </mc:Fallback>
            </mc:AlternateContent>
          </w:r>
          <w:r w:rsidR="00C75156" w:rsidRPr="002D0121">
            <w:rPr>
              <w:noProof/>
            </w:rPr>
            <mc:AlternateContent>
              <mc:Choice Requires="wps">
                <w:drawing>
                  <wp:anchor distT="0" distB="0" distL="114300" distR="114300" simplePos="0" relativeHeight="251659264" behindDoc="0" locked="0" layoutInCell="1" allowOverlap="1" wp14:anchorId="360F16C7" wp14:editId="6CDE83AB">
                    <wp:simplePos x="0" y="0"/>
                    <wp:positionH relativeFrom="margin">
                      <wp:align>center</wp:align>
                    </wp:positionH>
                    <wp:positionV relativeFrom="margin">
                      <wp:posOffset>1754085</wp:posOffset>
                    </wp:positionV>
                    <wp:extent cx="5943600" cy="170497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52"/>
                                    <w:szCs w:val="52"/>
                                  </w:rPr>
                                  <w:alias w:val="Título"/>
                                  <w:tag w:val=""/>
                                  <w:id w:val="-922336226"/>
                                  <w:dataBinding w:prefixMappings="xmlns:ns0='http://purl.org/dc/elements/1.1/' xmlns:ns1='http://schemas.openxmlformats.org/package/2006/metadata/core-properties' " w:xpath="/ns1:coreProperties[1]/ns0:title[1]" w:storeItemID="{6C3C8BC8-F283-45AE-878A-BAB7291924A1}"/>
                                  <w:text/>
                                </w:sdtPr>
                                <w:sdtContent>
                                  <w:p w14:paraId="1C8672B6" w14:textId="5F55A356" w:rsidR="004608E8" w:rsidRPr="002773F4" w:rsidRDefault="004608E8" w:rsidP="002773F4">
                                    <w:pPr>
                                      <w:pStyle w:val="Sinespaciado"/>
                                      <w:jc w:val="center"/>
                                      <w:rPr>
                                        <w:rFonts w:asciiTheme="majorHAnsi" w:eastAsiaTheme="majorEastAsia" w:hAnsiTheme="majorHAnsi" w:cstheme="majorBidi"/>
                                        <w:b/>
                                        <w:bCs/>
                                        <w:caps/>
                                        <w:color w:val="000000" w:themeColor="text1"/>
                                        <w:sz w:val="52"/>
                                        <w:szCs w:val="52"/>
                                      </w:rPr>
                                    </w:pPr>
                                    <w:r w:rsidRPr="002773F4">
                                      <w:rPr>
                                        <w:rFonts w:asciiTheme="majorHAnsi" w:eastAsiaTheme="majorEastAsia" w:hAnsiTheme="majorHAnsi" w:cstheme="majorBidi"/>
                                        <w:b/>
                                        <w:bCs/>
                                        <w:caps/>
                                        <w:color w:val="000000" w:themeColor="text1"/>
                                        <w:sz w:val="52"/>
                                        <w:szCs w:val="52"/>
                                      </w:rPr>
                                      <w:t>D</w:t>
                                    </w:r>
                                    <w:r w:rsidRPr="002773F4">
                                      <w:rPr>
                                        <w:rFonts w:asciiTheme="majorHAnsi" w:eastAsiaTheme="majorEastAsia" w:hAnsiTheme="majorHAnsi" w:cstheme="majorBidi"/>
                                        <w:b/>
                                        <w:bCs/>
                                        <w:color w:val="000000" w:themeColor="text1"/>
                                        <w:sz w:val="52"/>
                                        <w:szCs w:val="52"/>
                                      </w:rPr>
                                      <w:t xml:space="preserve">esarrollo del modo en lazo cerrado de una </w:t>
                                    </w:r>
                                    <w:proofErr w:type="spellStart"/>
                                    <w:r w:rsidRPr="002773F4">
                                      <w:rPr>
                                        <w:rFonts w:asciiTheme="majorHAnsi" w:eastAsiaTheme="majorEastAsia" w:hAnsiTheme="majorHAnsi" w:cstheme="majorBidi"/>
                                        <w:b/>
                                        <w:bCs/>
                                        <w:color w:val="000000" w:themeColor="text1"/>
                                        <w:sz w:val="52"/>
                                        <w:szCs w:val="52"/>
                                      </w:rPr>
                                      <w:t>neuroprótesis</w:t>
                                    </w:r>
                                    <w:proofErr w:type="spellEnd"/>
                                    <w:r w:rsidRPr="002773F4">
                                      <w:rPr>
                                        <w:rFonts w:asciiTheme="majorHAnsi" w:eastAsiaTheme="majorEastAsia" w:hAnsiTheme="majorHAnsi" w:cstheme="majorBidi"/>
                                        <w:b/>
                                        <w:bCs/>
                                        <w:color w:val="000000" w:themeColor="text1"/>
                                        <w:sz w:val="52"/>
                                        <w:szCs w:val="52"/>
                                      </w:rPr>
                                      <w:t xml:space="preserve"> basada en estimulación eléctrica funcional</w:t>
                                    </w:r>
                                  </w:p>
                                </w:sdtContent>
                              </w:sdt>
                              <w:p w14:paraId="6CEB6A69" w14:textId="2ECAB2C0" w:rsidR="004608E8" w:rsidRPr="002773F4" w:rsidRDefault="004608E8" w:rsidP="002773F4">
                                <w:pPr>
                                  <w:pStyle w:val="Sinespaciado"/>
                                  <w:spacing w:before="120"/>
                                  <w:jc w:val="center"/>
                                  <w:rPr>
                                    <w:color w:val="000000" w:themeColor="text1"/>
                                    <w:sz w:val="36"/>
                                    <w:szCs w:val="36"/>
                                  </w:rPr>
                                </w:pPr>
                                <w:sdt>
                                  <w:sdtPr>
                                    <w:rPr>
                                      <w:color w:val="000000" w:themeColor="text1"/>
                                      <w:sz w:val="36"/>
                                      <w:szCs w:val="36"/>
                                    </w:rPr>
                                    <w:alias w:val="Subtítulo"/>
                                    <w:tag w:val=""/>
                                    <w:id w:val="-1868517168"/>
                                    <w:dataBinding w:prefixMappings="xmlns:ns0='http://purl.org/dc/elements/1.1/' xmlns:ns1='http://schemas.openxmlformats.org/package/2006/metadata/core-properties' " w:xpath="/ns1:coreProperties[1]/ns0:subject[1]" w:storeItemID="{6C3C8BC8-F283-45AE-878A-BAB7291924A1}"/>
                                    <w:text/>
                                  </w:sdtPr>
                                  <w:sdtContent>
                                    <w:r w:rsidRPr="002773F4">
                                      <w:rPr>
                                        <w:color w:val="000000" w:themeColor="text1"/>
                                        <w:sz w:val="36"/>
                                        <w:szCs w:val="36"/>
                                      </w:rPr>
                                      <w:t>Propuesta de proyecto</w:t>
                                    </w:r>
                                  </w:sdtContent>
                                </w:sdt>
                                <w:r w:rsidRPr="002773F4">
                                  <w:rPr>
                                    <w:color w:val="000000" w:themeColor="text1"/>
                                    <w:sz w:val="36"/>
                                    <w:szCs w:val="36"/>
                                  </w:rPr>
                                  <w:t xml:space="preserve"> terminal</w:t>
                                </w:r>
                              </w:p>
                              <w:p w14:paraId="1E5E2420" w14:textId="77777777" w:rsidR="004608E8" w:rsidRPr="002773F4" w:rsidRDefault="004608E8" w:rsidP="002773F4">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60F16C7" id="Cuadro de texto 62" o:spid="_x0000_s1028" type="#_x0000_t202" style="position:absolute;margin-left:0;margin-top:138.1pt;width:468pt;height:134.25pt;z-index:25165926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" filled="f" stroked="f" strokeweight=".5pt">
                    <v:textbox>
                      <w:txbxContent>
                        <w:sdt>
                          <w:sdtPr>
                            <w:rPr>
                              <w:rFonts w:asciiTheme="majorHAnsi" w:eastAsiaTheme="majorEastAsia" w:hAnsiTheme="majorHAnsi" w:cstheme="majorBidi"/>
                              <w:b/>
                              <w:bCs/>
                              <w:caps/>
                              <w:color w:val="000000" w:themeColor="text1"/>
                              <w:sz w:val="52"/>
                              <w:szCs w:val="52"/>
                            </w:rPr>
                            <w:alias w:val="Título"/>
                            <w:tag w:val=""/>
                            <w:id w:val="-922336226"/>
                            <w:dataBinding w:prefixMappings="xmlns:ns0='http://purl.org/dc/elements/1.1/' xmlns:ns1='http://schemas.openxmlformats.org/package/2006/metadata/core-properties' " w:xpath="/ns1:coreProperties[1]/ns0:title[1]" w:storeItemID="{6C3C8BC8-F283-45AE-878A-BAB7291924A1}"/>
                            <w:text/>
                          </w:sdtPr>
                          <w:sdtContent>
                            <w:p w14:paraId="1C8672B6" w14:textId="5F55A356" w:rsidR="004608E8" w:rsidRPr="002773F4" w:rsidRDefault="004608E8" w:rsidP="002773F4">
                              <w:pPr>
                                <w:pStyle w:val="Sinespaciado"/>
                                <w:jc w:val="center"/>
                                <w:rPr>
                                  <w:rFonts w:asciiTheme="majorHAnsi" w:eastAsiaTheme="majorEastAsia" w:hAnsiTheme="majorHAnsi" w:cstheme="majorBidi"/>
                                  <w:b/>
                                  <w:bCs/>
                                  <w:caps/>
                                  <w:color w:val="000000" w:themeColor="text1"/>
                                  <w:sz w:val="52"/>
                                  <w:szCs w:val="52"/>
                                </w:rPr>
                              </w:pPr>
                              <w:r w:rsidRPr="002773F4">
                                <w:rPr>
                                  <w:rFonts w:asciiTheme="majorHAnsi" w:eastAsiaTheme="majorEastAsia" w:hAnsiTheme="majorHAnsi" w:cstheme="majorBidi"/>
                                  <w:b/>
                                  <w:bCs/>
                                  <w:caps/>
                                  <w:color w:val="000000" w:themeColor="text1"/>
                                  <w:sz w:val="52"/>
                                  <w:szCs w:val="52"/>
                                </w:rPr>
                                <w:t>D</w:t>
                              </w:r>
                              <w:r w:rsidRPr="002773F4">
                                <w:rPr>
                                  <w:rFonts w:asciiTheme="majorHAnsi" w:eastAsiaTheme="majorEastAsia" w:hAnsiTheme="majorHAnsi" w:cstheme="majorBidi"/>
                                  <w:b/>
                                  <w:bCs/>
                                  <w:color w:val="000000" w:themeColor="text1"/>
                                  <w:sz w:val="52"/>
                                  <w:szCs w:val="52"/>
                                </w:rPr>
                                <w:t xml:space="preserve">esarrollo del modo en lazo cerrado de una </w:t>
                              </w:r>
                              <w:proofErr w:type="spellStart"/>
                              <w:r w:rsidRPr="002773F4">
                                <w:rPr>
                                  <w:rFonts w:asciiTheme="majorHAnsi" w:eastAsiaTheme="majorEastAsia" w:hAnsiTheme="majorHAnsi" w:cstheme="majorBidi"/>
                                  <w:b/>
                                  <w:bCs/>
                                  <w:color w:val="000000" w:themeColor="text1"/>
                                  <w:sz w:val="52"/>
                                  <w:szCs w:val="52"/>
                                </w:rPr>
                                <w:t>neuroprótesis</w:t>
                              </w:r>
                              <w:proofErr w:type="spellEnd"/>
                              <w:r w:rsidRPr="002773F4">
                                <w:rPr>
                                  <w:rFonts w:asciiTheme="majorHAnsi" w:eastAsiaTheme="majorEastAsia" w:hAnsiTheme="majorHAnsi" w:cstheme="majorBidi"/>
                                  <w:b/>
                                  <w:bCs/>
                                  <w:color w:val="000000" w:themeColor="text1"/>
                                  <w:sz w:val="52"/>
                                  <w:szCs w:val="52"/>
                                </w:rPr>
                                <w:t xml:space="preserve"> basada en estimulación eléctrica funcional</w:t>
                              </w:r>
                            </w:p>
                          </w:sdtContent>
                        </w:sdt>
                        <w:p w14:paraId="6CEB6A69" w14:textId="2ECAB2C0" w:rsidR="004608E8" w:rsidRPr="002773F4" w:rsidRDefault="004608E8" w:rsidP="002773F4">
                          <w:pPr>
                            <w:pStyle w:val="Sinespaciado"/>
                            <w:spacing w:before="120"/>
                            <w:jc w:val="center"/>
                            <w:rPr>
                              <w:color w:val="000000" w:themeColor="text1"/>
                              <w:sz w:val="36"/>
                              <w:szCs w:val="36"/>
                            </w:rPr>
                          </w:pPr>
                          <w:sdt>
                            <w:sdtPr>
                              <w:rPr>
                                <w:color w:val="000000" w:themeColor="text1"/>
                                <w:sz w:val="36"/>
                                <w:szCs w:val="36"/>
                              </w:rPr>
                              <w:alias w:val="Subtítulo"/>
                              <w:tag w:val=""/>
                              <w:id w:val="-1868517168"/>
                              <w:dataBinding w:prefixMappings="xmlns:ns0='http://purl.org/dc/elements/1.1/' xmlns:ns1='http://schemas.openxmlformats.org/package/2006/metadata/core-properties' " w:xpath="/ns1:coreProperties[1]/ns0:subject[1]" w:storeItemID="{6C3C8BC8-F283-45AE-878A-BAB7291924A1}"/>
                              <w:text/>
                            </w:sdtPr>
                            <w:sdtContent>
                              <w:r w:rsidRPr="002773F4">
                                <w:rPr>
                                  <w:color w:val="000000" w:themeColor="text1"/>
                                  <w:sz w:val="36"/>
                                  <w:szCs w:val="36"/>
                                </w:rPr>
                                <w:t>Propuesta de proyecto</w:t>
                              </w:r>
                            </w:sdtContent>
                          </w:sdt>
                          <w:r w:rsidRPr="002773F4">
                            <w:rPr>
                              <w:color w:val="000000" w:themeColor="text1"/>
                              <w:sz w:val="36"/>
                              <w:szCs w:val="36"/>
                            </w:rPr>
                            <w:t xml:space="preserve"> terminal</w:t>
                          </w:r>
                        </w:p>
                        <w:p w14:paraId="1E5E2420" w14:textId="77777777" w:rsidR="004608E8" w:rsidRPr="002773F4" w:rsidRDefault="004608E8" w:rsidP="002773F4">
                          <w:pPr>
                            <w:jc w:val="center"/>
                            <w:rPr>
                              <w:b/>
                              <w:bCs/>
                            </w:rPr>
                          </w:pPr>
                        </w:p>
                      </w:txbxContent>
                    </v:textbox>
                    <w10:wrap anchorx="margin" anchory="margin"/>
                  </v:shape>
                </w:pict>
              </mc:Fallback>
            </mc:AlternateContent>
          </w:r>
          <w:r w:rsidR="002773F4" w:rsidRPr="002D0121">
            <w:rPr>
              <w:noProof/>
            </w:rPr>
            <mc:AlternateContent>
              <mc:Choice Requires="wps">
                <w:drawing>
                  <wp:anchor distT="0" distB="0" distL="114300" distR="114300" simplePos="0" relativeHeight="251657216" behindDoc="0" locked="0" layoutInCell="1" allowOverlap="1" wp14:anchorId="7E006D0B" wp14:editId="23559E91">
                    <wp:simplePos x="0" y="0"/>
                    <wp:positionH relativeFrom="page">
                      <wp:posOffset>914400</wp:posOffset>
                    </wp:positionH>
                    <wp:positionV relativeFrom="margin">
                      <wp:posOffset>7996555</wp:posOffset>
                    </wp:positionV>
                    <wp:extent cx="5943600" cy="259715"/>
                    <wp:effectExtent l="0" t="0" r="0" b="6985"/>
                    <wp:wrapNone/>
                    <wp:docPr id="69" name="Cuadro de texto 69"/>
                    <wp:cNvGraphicFramePr/>
                    <a:graphic xmlns:a="http://schemas.openxmlformats.org/drawingml/2006/main">
                      <a:graphicData uri="http://schemas.microsoft.com/office/word/2010/wordprocessingShape">
                        <wps:wsp>
                          <wps:cNvSpPr txBox="1"/>
                          <wps:spPr>
                            <a:xfrm>
                              <a:off x="0" y="0"/>
                              <a:ext cx="5943600"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5BE44" w14:textId="65C001DB" w:rsidR="004608E8" w:rsidRPr="00A778C5" w:rsidRDefault="004608E8" w:rsidP="002773F4">
                                <w:pPr>
                                  <w:pStyle w:val="Sinespaciado"/>
                                  <w:jc w:val="right"/>
                                  <w:rPr>
                                    <w:color w:val="000000" w:themeColor="text1"/>
                                    <w:sz w:val="36"/>
                                    <w:szCs w:val="36"/>
                                  </w:rPr>
                                </w:pPr>
                                <w:sdt>
                                  <w:sdtPr>
                                    <w:rPr>
                                      <w:color w:val="000000" w:themeColor="text1"/>
                                      <w:sz w:val="36"/>
                                      <w:szCs w:val="36"/>
                                    </w:rPr>
                                    <w:alias w:val="Escolar"/>
                                    <w:tag w:val="Escolar"/>
                                    <w:id w:val="2041474583"/>
                                    <w:showingPlcHdr/>
                                    <w:dataBinding w:prefixMappings="xmlns:ns0='http://schemas.openxmlformats.org/officeDocument/2006/extended-properties' " w:xpath="/ns0:Properties[1]/ns0:Company[1]" w:storeItemID="{6668398D-A668-4E3E-A5EB-62B293D839F1}"/>
                                    <w:text/>
                                  </w:sdtPr>
                                  <w:sdtContent>
                                    <w:r>
                                      <w:rPr>
                                        <w:color w:val="000000" w:themeColor="text1"/>
                                        <w:sz w:val="36"/>
                                        <w:szCs w:val="36"/>
                                      </w:rPr>
                                      <w:t xml:space="preserve">     </w:t>
                                    </w:r>
                                  </w:sdtContent>
                                </w:sdt>
                                <w:sdt>
                                  <w:sdtPr>
                                    <w:rPr>
                                      <w:color w:val="000000" w:themeColor="text1"/>
                                      <w:sz w:val="36"/>
                                      <w:szCs w:val="36"/>
                                    </w:rPr>
                                    <w:alias w:val="Curso"/>
                                    <w:tag w:val="Curso"/>
                                    <w:id w:val="-1005746078"/>
                                    <w:dataBinding w:prefixMappings="xmlns:ns0='http://purl.org/dc/elements/1.1/' xmlns:ns1='http://schemas.openxmlformats.org/package/2006/metadata/core-properties' " w:xpath="/ns1:coreProperties[1]/ns1:category[1]" w:storeItemID="{6C3C8BC8-F283-45AE-878A-BAB7291924A1}"/>
                                    <w:text/>
                                  </w:sdtPr>
                                  <w:sdtContent>
                                    <w:r w:rsidRPr="00A778C5">
                                      <w:rPr>
                                        <w:color w:val="000000" w:themeColor="text1"/>
                                        <w:sz w:val="36"/>
                                        <w:szCs w:val="36"/>
                                      </w:rPr>
                                      <w:t>Julio 2019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E006D0B" id="Cuadro de texto 69" o:spid="_x0000_s1029" type="#_x0000_t202" style="position:absolute;margin-left:1in;margin-top:629.65pt;width:468pt;height:20.45pt;z-index:251657216;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" filled="f" stroked="f" strokeweight=".5pt">
                    <v:textbox inset="0,0,0,0">
                      <w:txbxContent>
                        <w:p w14:paraId="0A05BE44" w14:textId="65C001DB" w:rsidR="004608E8" w:rsidRPr="00A778C5" w:rsidRDefault="004608E8" w:rsidP="002773F4">
                          <w:pPr>
                            <w:pStyle w:val="Sinespaciado"/>
                            <w:jc w:val="right"/>
                            <w:rPr>
                              <w:color w:val="000000" w:themeColor="text1"/>
                              <w:sz w:val="36"/>
                              <w:szCs w:val="36"/>
                            </w:rPr>
                          </w:pPr>
                          <w:sdt>
                            <w:sdtPr>
                              <w:rPr>
                                <w:color w:val="000000" w:themeColor="text1"/>
                                <w:sz w:val="36"/>
                                <w:szCs w:val="36"/>
                              </w:rPr>
                              <w:alias w:val="Escolar"/>
                              <w:tag w:val="Escolar"/>
                              <w:id w:val="2041474583"/>
                              <w:showingPlcHdr/>
                              <w:dataBinding w:prefixMappings="xmlns:ns0='http://schemas.openxmlformats.org/officeDocument/2006/extended-properties' " w:xpath="/ns0:Properties[1]/ns0:Company[1]" w:storeItemID="{6668398D-A668-4E3E-A5EB-62B293D839F1}"/>
                              <w:text/>
                            </w:sdtPr>
                            <w:sdtContent>
                              <w:r>
                                <w:rPr>
                                  <w:color w:val="000000" w:themeColor="text1"/>
                                  <w:sz w:val="36"/>
                                  <w:szCs w:val="36"/>
                                </w:rPr>
                                <w:t xml:space="preserve">     </w:t>
                              </w:r>
                            </w:sdtContent>
                          </w:sdt>
                          <w:sdt>
                            <w:sdtPr>
                              <w:rPr>
                                <w:color w:val="000000" w:themeColor="text1"/>
                                <w:sz w:val="36"/>
                                <w:szCs w:val="36"/>
                              </w:rPr>
                              <w:alias w:val="Curso"/>
                              <w:tag w:val="Curso"/>
                              <w:id w:val="-1005746078"/>
                              <w:dataBinding w:prefixMappings="xmlns:ns0='http://purl.org/dc/elements/1.1/' xmlns:ns1='http://schemas.openxmlformats.org/package/2006/metadata/core-properties' " w:xpath="/ns1:coreProperties[1]/ns1:category[1]" w:storeItemID="{6C3C8BC8-F283-45AE-878A-BAB7291924A1}"/>
                              <w:text/>
                            </w:sdtPr>
                            <w:sdtContent>
                              <w:r w:rsidRPr="00A778C5">
                                <w:rPr>
                                  <w:color w:val="000000" w:themeColor="text1"/>
                                  <w:sz w:val="36"/>
                                  <w:szCs w:val="36"/>
                                </w:rPr>
                                <w:t>Julio 2019</w:t>
                              </w:r>
                            </w:sdtContent>
                          </w:sdt>
                        </w:p>
                      </w:txbxContent>
                    </v:textbox>
                    <w10:wrap anchorx="page" anchory="margin"/>
                  </v:shape>
                </w:pict>
              </mc:Fallback>
            </mc:AlternateContent>
          </w:r>
          <w:r w:rsidR="002773F4" w:rsidRPr="002D0121">
            <w:br w:type="page"/>
          </w:r>
        </w:p>
      </w:sdtContent>
    </w:sdt>
    <w:p w14:paraId="217DB421" w14:textId="0CBE8189" w:rsidR="006478F9" w:rsidRPr="002D0121" w:rsidRDefault="00427B43" w:rsidP="00427B43">
      <w:pPr>
        <w:pStyle w:val="Prrafodelista"/>
        <w:ind w:left="0"/>
        <w:jc w:val="both"/>
        <w:rPr>
          <w:b/>
          <w:color w:val="000000" w:themeColor="text1"/>
          <w:sz w:val="40"/>
          <w:szCs w:val="36"/>
        </w:rPr>
      </w:pPr>
      <w:r w:rsidRPr="002D0121">
        <w:rPr>
          <w:b/>
          <w:color w:val="000000" w:themeColor="text1"/>
          <w:sz w:val="40"/>
          <w:szCs w:val="36"/>
        </w:rPr>
        <w:lastRenderedPageBreak/>
        <w:t>Índice general</w:t>
      </w:r>
    </w:p>
    <w:p w14:paraId="390BCE57" w14:textId="77777777" w:rsidR="00B50BEB" w:rsidRDefault="006478F9" w:rsidP="006478F9">
      <w:pPr>
        <w:jc w:val="both"/>
        <w:rPr>
          <w:bCs/>
          <w:noProof/>
          <w:color w:val="000000" w:themeColor="text1"/>
          <w:sz w:val="24"/>
        </w:rPr>
        <w:sectPr w:rsidR="00B50BEB" w:rsidSect="00B50BEB">
          <w:footerReference w:type="default" r:id="rId10"/>
          <w:type w:val="continuous"/>
          <w:pgSz w:w="12240" w:h="15840"/>
          <w:pgMar w:top="1417" w:right="1701" w:bottom="1417" w:left="1701" w:header="708" w:footer="708" w:gutter="0"/>
          <w:pgNumType w:start="0"/>
          <w:cols w:space="708"/>
          <w:titlePg/>
          <w:docGrid w:linePitch="360"/>
        </w:sectPr>
      </w:pPr>
      <w:r w:rsidRPr="002D0121">
        <w:rPr>
          <w:bCs/>
          <w:color w:val="000000" w:themeColor="text1"/>
          <w:sz w:val="24"/>
        </w:rPr>
        <w:fldChar w:fldCharType="begin"/>
      </w:r>
      <w:r w:rsidRPr="002D0121">
        <w:rPr>
          <w:bCs/>
          <w:color w:val="000000" w:themeColor="text1"/>
          <w:sz w:val="24"/>
        </w:rPr>
        <w:instrText xml:space="preserve"> INDEX \e "</w:instrText>
      </w:r>
      <w:r w:rsidRPr="002D0121">
        <w:rPr>
          <w:bCs/>
          <w:color w:val="000000" w:themeColor="text1"/>
          <w:sz w:val="24"/>
        </w:rPr>
        <w:tab/>
        <w:instrText xml:space="preserve">" \c "1" \z "2058" </w:instrText>
      </w:r>
      <w:r w:rsidRPr="002D0121">
        <w:rPr>
          <w:bCs/>
          <w:color w:val="000000" w:themeColor="text1"/>
          <w:sz w:val="24"/>
        </w:rPr>
        <w:fldChar w:fldCharType="separate"/>
      </w:r>
    </w:p>
    <w:p w14:paraId="14F7ACDC"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1. Introducción</w:t>
      </w:r>
      <w:r w:rsidRPr="00B50BEB">
        <w:rPr>
          <w:noProof/>
          <w:sz w:val="24"/>
          <w:szCs w:val="24"/>
        </w:rPr>
        <w:tab/>
        <w:t>1</w:t>
      </w:r>
    </w:p>
    <w:p w14:paraId="7CAF31CF"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2. Justificación</w:t>
      </w:r>
      <w:r w:rsidRPr="00B50BEB">
        <w:rPr>
          <w:noProof/>
          <w:sz w:val="24"/>
          <w:szCs w:val="24"/>
        </w:rPr>
        <w:tab/>
        <w:t>2</w:t>
      </w:r>
    </w:p>
    <w:p w14:paraId="6816D3C0"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3. Planteamiento del problema</w:t>
      </w:r>
      <w:r w:rsidRPr="00B50BEB">
        <w:rPr>
          <w:noProof/>
          <w:sz w:val="24"/>
          <w:szCs w:val="24"/>
        </w:rPr>
        <w:tab/>
        <w:t>3</w:t>
      </w:r>
    </w:p>
    <w:p w14:paraId="4EC648D6"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4. Marco teórico</w:t>
      </w:r>
      <w:r w:rsidRPr="00B50BEB">
        <w:rPr>
          <w:noProof/>
          <w:sz w:val="24"/>
          <w:szCs w:val="24"/>
        </w:rPr>
        <w:tab/>
        <w:t>4</w:t>
      </w:r>
    </w:p>
    <w:p w14:paraId="27E51CA6" w14:textId="77777777" w:rsidR="00B50BEB" w:rsidRPr="00B50BEB" w:rsidRDefault="00B50BEB">
      <w:pPr>
        <w:pStyle w:val="ndice2"/>
        <w:tabs>
          <w:tab w:val="right" w:leader="dot" w:pos="8828"/>
        </w:tabs>
        <w:rPr>
          <w:noProof/>
          <w:sz w:val="24"/>
          <w:szCs w:val="24"/>
        </w:rPr>
      </w:pPr>
      <w:r w:rsidRPr="00B50BEB">
        <w:rPr>
          <w:i/>
          <w:iCs/>
          <w:noProof/>
          <w:sz w:val="24"/>
          <w:szCs w:val="24"/>
        </w:rPr>
        <w:t>4.1 Estimulación eléctrica funcional</w:t>
      </w:r>
      <w:r w:rsidRPr="00B50BEB">
        <w:rPr>
          <w:noProof/>
          <w:sz w:val="24"/>
          <w:szCs w:val="24"/>
        </w:rPr>
        <w:tab/>
        <w:t>4</w:t>
      </w:r>
    </w:p>
    <w:p w14:paraId="1B88DD28" w14:textId="77777777" w:rsidR="00B50BEB" w:rsidRPr="00B50BEB" w:rsidRDefault="00B50BEB">
      <w:pPr>
        <w:pStyle w:val="ndice2"/>
        <w:tabs>
          <w:tab w:val="right" w:leader="dot" w:pos="8828"/>
        </w:tabs>
        <w:rPr>
          <w:noProof/>
          <w:sz w:val="24"/>
          <w:szCs w:val="24"/>
        </w:rPr>
      </w:pPr>
      <w:r w:rsidRPr="00B50BEB">
        <w:rPr>
          <w:bCs/>
          <w:i/>
          <w:iCs/>
          <w:noProof/>
          <w:sz w:val="24"/>
          <w:szCs w:val="24"/>
        </w:rPr>
        <w:t>4.2 Neuroprótesis</w:t>
      </w:r>
      <w:r w:rsidRPr="00B50BEB">
        <w:rPr>
          <w:noProof/>
          <w:sz w:val="24"/>
          <w:szCs w:val="24"/>
        </w:rPr>
        <w:tab/>
        <w:t>4</w:t>
      </w:r>
    </w:p>
    <w:p w14:paraId="6C98FAA1" w14:textId="77777777" w:rsidR="00B50BEB" w:rsidRPr="00B50BEB" w:rsidRDefault="00B50BEB">
      <w:pPr>
        <w:pStyle w:val="ndice2"/>
        <w:tabs>
          <w:tab w:val="right" w:leader="dot" w:pos="8828"/>
        </w:tabs>
        <w:rPr>
          <w:noProof/>
          <w:sz w:val="24"/>
          <w:szCs w:val="24"/>
        </w:rPr>
      </w:pPr>
      <w:r w:rsidRPr="00B50BEB">
        <w:rPr>
          <w:i/>
          <w:iCs/>
          <w:noProof/>
          <w:sz w:val="24"/>
          <w:szCs w:val="24"/>
        </w:rPr>
        <w:t>4.3 Señales de comando y de control</w:t>
      </w:r>
      <w:r w:rsidRPr="00B50BEB">
        <w:rPr>
          <w:noProof/>
          <w:sz w:val="24"/>
          <w:szCs w:val="24"/>
        </w:rPr>
        <w:tab/>
        <w:t>5</w:t>
      </w:r>
    </w:p>
    <w:p w14:paraId="43D3EE0C" w14:textId="77777777" w:rsidR="00B50BEB" w:rsidRPr="00B50BEB" w:rsidRDefault="00B50BEB">
      <w:pPr>
        <w:pStyle w:val="ndice2"/>
        <w:tabs>
          <w:tab w:val="right" w:leader="dot" w:pos="8828"/>
        </w:tabs>
        <w:rPr>
          <w:noProof/>
          <w:sz w:val="24"/>
          <w:szCs w:val="24"/>
        </w:rPr>
      </w:pPr>
      <w:r w:rsidRPr="00B50BEB">
        <w:rPr>
          <w:i/>
          <w:iCs/>
          <w:noProof/>
          <w:sz w:val="24"/>
          <w:szCs w:val="24"/>
        </w:rPr>
        <w:t>4.4 Esquemas de control</w:t>
      </w:r>
      <w:r w:rsidRPr="00B50BEB">
        <w:rPr>
          <w:noProof/>
          <w:sz w:val="24"/>
          <w:szCs w:val="24"/>
        </w:rPr>
        <w:tab/>
        <w:t>6</w:t>
      </w:r>
    </w:p>
    <w:p w14:paraId="34600A11"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5. Antecedentes</w:t>
      </w:r>
      <w:r w:rsidRPr="00B50BEB">
        <w:rPr>
          <w:noProof/>
          <w:sz w:val="24"/>
          <w:szCs w:val="24"/>
        </w:rPr>
        <w:tab/>
        <w:t>8</w:t>
      </w:r>
    </w:p>
    <w:p w14:paraId="636F017F" w14:textId="77777777" w:rsidR="00B50BEB" w:rsidRPr="00B50BEB" w:rsidRDefault="00B50BEB">
      <w:pPr>
        <w:pStyle w:val="ndice2"/>
        <w:tabs>
          <w:tab w:val="right" w:leader="dot" w:pos="8828"/>
        </w:tabs>
        <w:rPr>
          <w:noProof/>
          <w:sz w:val="24"/>
          <w:szCs w:val="24"/>
        </w:rPr>
      </w:pPr>
      <w:r w:rsidRPr="00B50BEB">
        <w:rPr>
          <w:i/>
          <w:iCs/>
          <w:noProof/>
          <w:sz w:val="24"/>
          <w:szCs w:val="24"/>
        </w:rPr>
        <w:t>5.1 Desarrollos previos relacionados al proyecto</w:t>
      </w:r>
      <w:r w:rsidRPr="00B50BEB">
        <w:rPr>
          <w:noProof/>
          <w:sz w:val="24"/>
          <w:szCs w:val="24"/>
        </w:rPr>
        <w:tab/>
        <w:t>8</w:t>
      </w:r>
    </w:p>
    <w:p w14:paraId="34993E61" w14:textId="77777777" w:rsidR="00B50BEB" w:rsidRPr="00B50BEB" w:rsidRDefault="00B50BEB">
      <w:pPr>
        <w:pStyle w:val="ndice2"/>
        <w:tabs>
          <w:tab w:val="right" w:leader="dot" w:pos="8828"/>
        </w:tabs>
        <w:rPr>
          <w:noProof/>
          <w:sz w:val="24"/>
          <w:szCs w:val="24"/>
        </w:rPr>
      </w:pPr>
      <w:r w:rsidRPr="00B50BEB">
        <w:rPr>
          <w:i/>
          <w:iCs/>
          <w:noProof/>
          <w:sz w:val="24"/>
          <w:szCs w:val="24"/>
        </w:rPr>
        <w:t>5.2 Sistemas FES existentes</w:t>
      </w:r>
      <w:r w:rsidRPr="00B50BEB">
        <w:rPr>
          <w:noProof/>
          <w:sz w:val="24"/>
          <w:szCs w:val="24"/>
        </w:rPr>
        <w:tab/>
        <w:t>9</w:t>
      </w:r>
    </w:p>
    <w:p w14:paraId="75FACF86"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6. Hipótesis</w:t>
      </w:r>
      <w:r w:rsidRPr="00B50BEB">
        <w:rPr>
          <w:noProof/>
          <w:sz w:val="24"/>
          <w:szCs w:val="24"/>
        </w:rPr>
        <w:tab/>
        <w:t>12</w:t>
      </w:r>
    </w:p>
    <w:p w14:paraId="31F8420A"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7. Objetivos</w:t>
      </w:r>
      <w:r w:rsidRPr="00B50BEB">
        <w:rPr>
          <w:noProof/>
          <w:sz w:val="24"/>
          <w:szCs w:val="24"/>
        </w:rPr>
        <w:tab/>
        <w:t>12</w:t>
      </w:r>
    </w:p>
    <w:p w14:paraId="1C0A44F0" w14:textId="77777777" w:rsidR="00B50BEB" w:rsidRPr="00B50BEB" w:rsidRDefault="00B50BEB">
      <w:pPr>
        <w:pStyle w:val="ndice2"/>
        <w:tabs>
          <w:tab w:val="right" w:leader="dot" w:pos="8828"/>
        </w:tabs>
        <w:rPr>
          <w:noProof/>
          <w:sz w:val="24"/>
          <w:szCs w:val="24"/>
        </w:rPr>
      </w:pPr>
      <w:r w:rsidRPr="00B50BEB">
        <w:rPr>
          <w:i/>
          <w:iCs/>
          <w:noProof/>
          <w:sz w:val="24"/>
          <w:szCs w:val="24"/>
        </w:rPr>
        <w:t>7.1 General</w:t>
      </w:r>
      <w:r w:rsidRPr="00B50BEB">
        <w:rPr>
          <w:noProof/>
          <w:sz w:val="24"/>
          <w:szCs w:val="24"/>
        </w:rPr>
        <w:tab/>
        <w:t>12</w:t>
      </w:r>
    </w:p>
    <w:p w14:paraId="510373B8" w14:textId="77777777" w:rsidR="00B50BEB" w:rsidRPr="00B50BEB" w:rsidRDefault="00B50BEB">
      <w:pPr>
        <w:pStyle w:val="ndice2"/>
        <w:tabs>
          <w:tab w:val="right" w:leader="dot" w:pos="8828"/>
        </w:tabs>
        <w:rPr>
          <w:noProof/>
          <w:sz w:val="24"/>
          <w:szCs w:val="24"/>
        </w:rPr>
      </w:pPr>
      <w:r w:rsidRPr="00B50BEB">
        <w:rPr>
          <w:i/>
          <w:iCs/>
          <w:noProof/>
          <w:sz w:val="24"/>
          <w:szCs w:val="24"/>
        </w:rPr>
        <w:t>7.2 Específicos</w:t>
      </w:r>
      <w:r w:rsidRPr="00B50BEB">
        <w:rPr>
          <w:noProof/>
          <w:sz w:val="24"/>
          <w:szCs w:val="24"/>
        </w:rPr>
        <w:tab/>
        <w:t>12</w:t>
      </w:r>
    </w:p>
    <w:p w14:paraId="0C7B2D18" w14:textId="77777777" w:rsidR="00B50BEB" w:rsidRPr="00B50BEB" w:rsidRDefault="00B50BEB">
      <w:pPr>
        <w:pStyle w:val="ndice1"/>
        <w:tabs>
          <w:tab w:val="right" w:leader="dot" w:pos="8828"/>
        </w:tabs>
        <w:rPr>
          <w:noProof/>
          <w:sz w:val="24"/>
          <w:szCs w:val="24"/>
        </w:rPr>
      </w:pPr>
      <w:r w:rsidRPr="00B50BEB">
        <w:rPr>
          <w:b/>
          <w:bCs/>
          <w:noProof/>
          <w:color w:val="000000" w:themeColor="text1"/>
          <w:sz w:val="24"/>
          <w:szCs w:val="24"/>
        </w:rPr>
        <w:t>8. Metodología</w:t>
      </w:r>
      <w:r w:rsidRPr="00B50BEB">
        <w:rPr>
          <w:noProof/>
          <w:sz w:val="24"/>
          <w:szCs w:val="24"/>
        </w:rPr>
        <w:tab/>
        <w:t>13</w:t>
      </w:r>
    </w:p>
    <w:p w14:paraId="6C7D9DA0" w14:textId="77777777" w:rsidR="00B50BEB" w:rsidRPr="00B50BEB" w:rsidRDefault="00B50BEB">
      <w:pPr>
        <w:pStyle w:val="ndice2"/>
        <w:tabs>
          <w:tab w:val="right" w:leader="dot" w:pos="8828"/>
        </w:tabs>
        <w:rPr>
          <w:noProof/>
          <w:sz w:val="24"/>
          <w:szCs w:val="24"/>
        </w:rPr>
      </w:pPr>
      <w:r w:rsidRPr="00B50BEB">
        <w:rPr>
          <w:noProof/>
          <w:sz w:val="24"/>
          <w:szCs w:val="24"/>
        </w:rPr>
        <w:t>8.1 Planteamiento del sistema</w:t>
      </w:r>
      <w:r w:rsidRPr="00B50BEB">
        <w:rPr>
          <w:noProof/>
          <w:sz w:val="24"/>
          <w:szCs w:val="24"/>
        </w:rPr>
        <w:tab/>
        <w:t>13</w:t>
      </w:r>
    </w:p>
    <w:p w14:paraId="2A14EDE6" w14:textId="77777777" w:rsidR="00B50BEB" w:rsidRPr="00B50BEB" w:rsidRDefault="00B50BEB">
      <w:pPr>
        <w:pStyle w:val="ndice2"/>
        <w:tabs>
          <w:tab w:val="right" w:leader="dot" w:pos="8828"/>
        </w:tabs>
        <w:rPr>
          <w:noProof/>
          <w:sz w:val="24"/>
          <w:szCs w:val="24"/>
        </w:rPr>
      </w:pPr>
      <w:r w:rsidRPr="00B50BEB">
        <w:rPr>
          <w:i/>
          <w:iCs/>
          <w:noProof/>
          <w:color w:val="000000" w:themeColor="text1"/>
          <w:sz w:val="24"/>
          <w:szCs w:val="24"/>
        </w:rPr>
        <w:t>8.2 Diseño de protocolo de comunicación para prototipo de adquisición</w:t>
      </w:r>
      <w:r w:rsidRPr="00B50BEB">
        <w:rPr>
          <w:noProof/>
          <w:sz w:val="24"/>
          <w:szCs w:val="24"/>
        </w:rPr>
        <w:tab/>
        <w:t>14</w:t>
      </w:r>
    </w:p>
    <w:p w14:paraId="7FF7643F" w14:textId="77777777" w:rsidR="00B50BEB" w:rsidRPr="00B50BEB" w:rsidRDefault="00B50BEB">
      <w:pPr>
        <w:pStyle w:val="ndice2"/>
        <w:tabs>
          <w:tab w:val="right" w:leader="dot" w:pos="8828"/>
        </w:tabs>
        <w:rPr>
          <w:noProof/>
          <w:sz w:val="24"/>
          <w:szCs w:val="24"/>
        </w:rPr>
      </w:pPr>
      <w:r w:rsidRPr="00B50BEB">
        <w:rPr>
          <w:i/>
          <w:iCs/>
          <w:noProof/>
          <w:color w:val="000000" w:themeColor="text1"/>
          <w:sz w:val="24"/>
          <w:szCs w:val="24"/>
        </w:rPr>
        <w:t>8.3 Procesamiento de EMG</w:t>
      </w:r>
      <w:r w:rsidRPr="00B50BEB">
        <w:rPr>
          <w:noProof/>
          <w:sz w:val="24"/>
          <w:szCs w:val="24"/>
        </w:rPr>
        <w:tab/>
        <w:t>14</w:t>
      </w:r>
    </w:p>
    <w:p w14:paraId="50CDC0F8" w14:textId="77777777" w:rsidR="00B50BEB" w:rsidRPr="00B50BEB" w:rsidRDefault="00B50BEB">
      <w:pPr>
        <w:pStyle w:val="ndice2"/>
        <w:tabs>
          <w:tab w:val="right" w:leader="dot" w:pos="8828"/>
        </w:tabs>
        <w:rPr>
          <w:noProof/>
          <w:sz w:val="24"/>
          <w:szCs w:val="24"/>
        </w:rPr>
      </w:pPr>
      <w:r w:rsidRPr="00B50BEB">
        <w:rPr>
          <w:i/>
          <w:iCs/>
          <w:noProof/>
          <w:color w:val="000000" w:themeColor="text1"/>
          <w:sz w:val="24"/>
          <w:szCs w:val="24"/>
        </w:rPr>
        <w:t>8.4 Implementación de sensor de fuerza</w:t>
      </w:r>
      <w:r w:rsidRPr="00B50BEB">
        <w:rPr>
          <w:noProof/>
          <w:sz w:val="24"/>
          <w:szCs w:val="24"/>
        </w:rPr>
        <w:tab/>
        <w:t>14</w:t>
      </w:r>
    </w:p>
    <w:p w14:paraId="0070BC25" w14:textId="77777777" w:rsidR="00B50BEB" w:rsidRPr="00B50BEB" w:rsidRDefault="00B50BEB">
      <w:pPr>
        <w:pStyle w:val="ndice2"/>
        <w:tabs>
          <w:tab w:val="right" w:leader="dot" w:pos="8828"/>
        </w:tabs>
        <w:rPr>
          <w:noProof/>
          <w:sz w:val="24"/>
          <w:szCs w:val="24"/>
        </w:rPr>
      </w:pPr>
      <w:r w:rsidRPr="00B50BEB">
        <w:rPr>
          <w:i/>
          <w:iCs/>
          <w:noProof/>
          <w:color w:val="000000" w:themeColor="text1"/>
          <w:sz w:val="24"/>
          <w:szCs w:val="24"/>
        </w:rPr>
        <w:t>8.5 Desarrollo de esquema de control</w:t>
      </w:r>
      <w:r w:rsidRPr="00B50BEB">
        <w:rPr>
          <w:noProof/>
          <w:sz w:val="24"/>
          <w:szCs w:val="24"/>
        </w:rPr>
        <w:tab/>
        <w:t>15</w:t>
      </w:r>
    </w:p>
    <w:p w14:paraId="7FEE86F1" w14:textId="77777777" w:rsidR="00B50BEB" w:rsidRDefault="00B50BEB">
      <w:pPr>
        <w:pStyle w:val="ndice1"/>
        <w:tabs>
          <w:tab w:val="right" w:leader="dot" w:pos="8828"/>
        </w:tabs>
        <w:rPr>
          <w:noProof/>
        </w:rPr>
      </w:pPr>
      <w:r w:rsidRPr="00B50BEB">
        <w:rPr>
          <w:b/>
          <w:bCs/>
          <w:noProof/>
          <w:color w:val="000000" w:themeColor="text1"/>
          <w:sz w:val="24"/>
          <w:szCs w:val="24"/>
        </w:rPr>
        <w:t>9. Bibliografía</w:t>
      </w:r>
      <w:r>
        <w:rPr>
          <w:noProof/>
        </w:rPr>
        <w:tab/>
        <w:t>16</w:t>
      </w:r>
    </w:p>
    <w:p w14:paraId="3F7F763E" w14:textId="17E7F76D" w:rsidR="00B50BEB" w:rsidRDefault="00B50BEB" w:rsidP="006478F9">
      <w:pPr>
        <w:jc w:val="both"/>
        <w:rPr>
          <w:bCs/>
          <w:noProof/>
          <w:color w:val="000000" w:themeColor="text1"/>
          <w:sz w:val="24"/>
        </w:rPr>
        <w:sectPr w:rsidR="00B50BEB" w:rsidSect="00B50BEB">
          <w:type w:val="continuous"/>
          <w:pgSz w:w="12240" w:h="15840"/>
          <w:pgMar w:top="1417" w:right="1701" w:bottom="1417" w:left="1701" w:header="708" w:footer="708" w:gutter="0"/>
          <w:cols w:space="720"/>
          <w:titlePg/>
          <w:docGrid w:linePitch="360"/>
        </w:sectPr>
      </w:pPr>
    </w:p>
    <w:p w14:paraId="2E861155" w14:textId="7601D619" w:rsidR="00401912" w:rsidRPr="002D0121" w:rsidRDefault="006478F9" w:rsidP="006478F9">
      <w:pPr>
        <w:jc w:val="both"/>
        <w:rPr>
          <w:bCs/>
          <w:color w:val="000000" w:themeColor="text1"/>
          <w:sz w:val="24"/>
        </w:rPr>
        <w:sectPr w:rsidR="00401912" w:rsidRPr="002D0121" w:rsidSect="00B50BEB">
          <w:type w:val="continuous"/>
          <w:pgSz w:w="12240" w:h="15840"/>
          <w:pgMar w:top="1417" w:right="1701" w:bottom="1417" w:left="1701" w:header="708" w:footer="708" w:gutter="0"/>
          <w:cols w:space="708"/>
          <w:titlePg/>
          <w:docGrid w:linePitch="360"/>
        </w:sectPr>
      </w:pPr>
      <w:r w:rsidRPr="002D0121">
        <w:rPr>
          <w:bCs/>
          <w:color w:val="000000" w:themeColor="text1"/>
          <w:sz w:val="24"/>
        </w:rPr>
        <w:fldChar w:fldCharType="end"/>
      </w:r>
    </w:p>
    <w:p w14:paraId="799272BD" w14:textId="56DDBD12" w:rsidR="006478F9"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1. Introducción</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1. Introducción</w:instrText>
      </w:r>
      <w:r w:rsidRPr="00F3184D">
        <w:rPr>
          <w:sz w:val="40"/>
          <w:szCs w:val="40"/>
        </w:rPr>
        <w:instrText xml:space="preserve">" </w:instrText>
      </w:r>
      <w:r w:rsidRPr="00F3184D">
        <w:rPr>
          <w:b/>
          <w:bCs/>
          <w:color w:val="000000" w:themeColor="text1"/>
          <w:sz w:val="40"/>
          <w:szCs w:val="40"/>
        </w:rPr>
        <w:fldChar w:fldCharType="end"/>
      </w:r>
    </w:p>
    <w:p w14:paraId="51B14EDC" w14:textId="608B2A53" w:rsidR="00025509" w:rsidRPr="002D0121" w:rsidRDefault="008D3CDF" w:rsidP="001C45D3">
      <w:pPr>
        <w:spacing w:line="360" w:lineRule="auto"/>
        <w:jc w:val="both"/>
        <w:rPr>
          <w:bCs/>
          <w:color w:val="000000" w:themeColor="text1"/>
          <w:sz w:val="24"/>
        </w:rPr>
      </w:pPr>
      <w:r w:rsidRPr="002D0121">
        <w:rPr>
          <w:bCs/>
          <w:color w:val="000000" w:themeColor="text1"/>
          <w:sz w:val="24"/>
        </w:rPr>
        <w:t xml:space="preserve">En </w:t>
      </w:r>
      <w:ins w:id="29" w:author="JORGE AIRY MERCADO GUTIERREZ" w:date="2019-07-07T09:52:00Z">
        <w:r w:rsidR="00924611">
          <w:rPr>
            <w:bCs/>
            <w:color w:val="000000" w:themeColor="text1"/>
            <w:sz w:val="24"/>
          </w:rPr>
          <w:t xml:space="preserve">la división </w:t>
        </w:r>
      </w:ins>
      <w:del w:id="30" w:author="JORGE AIRY MERCADO GUTIERREZ" w:date="2019-07-07T09:52:00Z">
        <w:r w:rsidRPr="002D0121" w:rsidDel="00924611">
          <w:rPr>
            <w:bCs/>
            <w:color w:val="000000" w:themeColor="text1"/>
            <w:sz w:val="24"/>
          </w:rPr>
          <w:delText>el área</w:delText>
        </w:r>
      </w:del>
      <w:r w:rsidRPr="002D0121">
        <w:rPr>
          <w:bCs/>
          <w:color w:val="000000" w:themeColor="text1"/>
          <w:sz w:val="24"/>
        </w:rPr>
        <w:t xml:space="preserve"> de Investigación en </w:t>
      </w:r>
      <w:ins w:id="31" w:author="JORGE AIRY MERCADO GUTIERREZ" w:date="2019-07-07T09:52:00Z">
        <w:r w:rsidR="00924611">
          <w:rPr>
            <w:bCs/>
            <w:color w:val="000000" w:themeColor="text1"/>
            <w:sz w:val="24"/>
          </w:rPr>
          <w:t>I</w:t>
        </w:r>
      </w:ins>
      <w:del w:id="32" w:author="JORGE AIRY MERCADO GUTIERREZ" w:date="2019-07-07T09:52:00Z">
        <w:r w:rsidRPr="002D0121" w:rsidDel="00924611">
          <w:rPr>
            <w:bCs/>
            <w:color w:val="000000" w:themeColor="text1"/>
            <w:sz w:val="24"/>
          </w:rPr>
          <w:delText>i</w:delText>
        </w:r>
      </w:del>
      <w:r w:rsidRPr="002D0121">
        <w:rPr>
          <w:bCs/>
          <w:color w:val="000000" w:themeColor="text1"/>
          <w:sz w:val="24"/>
        </w:rPr>
        <w:t xml:space="preserve">ngeniería </w:t>
      </w:r>
      <w:ins w:id="33" w:author="JORGE AIRY MERCADO GUTIERREZ" w:date="2019-07-07T09:52:00Z">
        <w:r w:rsidR="00924611">
          <w:rPr>
            <w:bCs/>
            <w:color w:val="000000" w:themeColor="text1"/>
            <w:sz w:val="24"/>
          </w:rPr>
          <w:t>M</w:t>
        </w:r>
      </w:ins>
      <w:del w:id="34" w:author="JORGE AIRY MERCADO GUTIERREZ" w:date="2019-07-07T09:52:00Z">
        <w:r w:rsidRPr="002D0121" w:rsidDel="00924611">
          <w:rPr>
            <w:bCs/>
            <w:color w:val="000000" w:themeColor="text1"/>
            <w:sz w:val="24"/>
          </w:rPr>
          <w:delText>m</w:delText>
        </w:r>
      </w:del>
      <w:r w:rsidRPr="002D0121">
        <w:rPr>
          <w:bCs/>
          <w:color w:val="000000" w:themeColor="text1"/>
          <w:sz w:val="24"/>
        </w:rPr>
        <w:t>édica del Instituto Nacional de Rehabilitación (INR) se llevan a cabo diversos proyectos</w:t>
      </w:r>
      <w:ins w:id="35" w:author="JORGE AIRY MERCADO GUTIERREZ" w:date="2019-07-07T09:53:00Z">
        <w:r w:rsidR="00924611">
          <w:rPr>
            <w:bCs/>
            <w:color w:val="000000" w:themeColor="text1"/>
            <w:sz w:val="24"/>
          </w:rPr>
          <w:t xml:space="preserve">, entre los cuales </w:t>
        </w:r>
      </w:ins>
      <w:del w:id="36" w:author="JORGE AIRY MERCADO GUTIERREZ" w:date="2019-07-07T09:53:00Z">
        <w:r w:rsidRPr="002D0121" w:rsidDel="00924611">
          <w:rPr>
            <w:bCs/>
            <w:color w:val="000000" w:themeColor="text1"/>
            <w:sz w:val="24"/>
          </w:rPr>
          <w:delText xml:space="preserve"> cuyo propósito general es el</w:delText>
        </w:r>
      </w:del>
      <w:r w:rsidRPr="002D0121">
        <w:rPr>
          <w:bCs/>
          <w:color w:val="000000" w:themeColor="text1"/>
          <w:sz w:val="24"/>
        </w:rPr>
        <w:t xml:space="preserve"> </w:t>
      </w:r>
      <w:ins w:id="37" w:author="JORGE AIRY MERCADO GUTIERREZ" w:date="2019-07-07T09:53:00Z">
        <w:r w:rsidR="00924611">
          <w:rPr>
            <w:bCs/>
            <w:color w:val="000000" w:themeColor="text1"/>
            <w:sz w:val="24"/>
          </w:rPr>
          <w:t xml:space="preserve">se </w:t>
        </w:r>
      </w:ins>
      <w:r w:rsidRPr="002D0121">
        <w:rPr>
          <w:bCs/>
          <w:color w:val="000000" w:themeColor="text1"/>
          <w:sz w:val="24"/>
        </w:rPr>
        <w:t>desarrolla</w:t>
      </w:r>
      <w:del w:id="38" w:author="JORGE AIRY MERCADO GUTIERREZ" w:date="2019-07-07T09:53:00Z">
        <w:r w:rsidRPr="002D0121" w:rsidDel="00924611">
          <w:rPr>
            <w:bCs/>
            <w:color w:val="000000" w:themeColor="text1"/>
            <w:sz w:val="24"/>
          </w:rPr>
          <w:delText>r</w:delText>
        </w:r>
      </w:del>
      <w:r w:rsidRPr="002D0121">
        <w:rPr>
          <w:bCs/>
          <w:color w:val="000000" w:themeColor="text1"/>
          <w:sz w:val="24"/>
        </w:rPr>
        <w:t xml:space="preserve"> tecnología que permita aplicar nuevas técnicas de terapia</w:t>
      </w:r>
      <w:ins w:id="39" w:author="JORGE AIRY MERCADO GUTIERREZ" w:date="2019-07-07T09:52:00Z">
        <w:r w:rsidR="00924611">
          <w:rPr>
            <w:bCs/>
            <w:color w:val="000000" w:themeColor="text1"/>
            <w:sz w:val="24"/>
          </w:rPr>
          <w:t xml:space="preserve"> de rehabilitación para personas con disca</w:t>
        </w:r>
      </w:ins>
      <w:ins w:id="40" w:author="JORGE AIRY MERCADO GUTIERREZ" w:date="2019-07-07T09:53:00Z">
        <w:r w:rsidR="00924611">
          <w:rPr>
            <w:bCs/>
            <w:color w:val="000000" w:themeColor="text1"/>
            <w:sz w:val="24"/>
          </w:rPr>
          <w:t>pacidad motriz,</w:t>
        </w:r>
      </w:ins>
      <w:r w:rsidRPr="002D0121">
        <w:rPr>
          <w:bCs/>
          <w:color w:val="000000" w:themeColor="text1"/>
          <w:sz w:val="24"/>
        </w:rPr>
        <w:t xml:space="preserve"> o bien mejorar las técnicas y</w:t>
      </w:r>
      <w:r w:rsidR="00584456" w:rsidRPr="002D0121">
        <w:rPr>
          <w:bCs/>
          <w:color w:val="000000" w:themeColor="text1"/>
          <w:sz w:val="24"/>
        </w:rPr>
        <w:t>a</w:t>
      </w:r>
      <w:r w:rsidRPr="002D0121">
        <w:rPr>
          <w:bCs/>
          <w:color w:val="000000" w:themeColor="text1"/>
          <w:sz w:val="24"/>
        </w:rPr>
        <w:t xml:space="preserve"> existentes. Tal es el caso del proyecto de desarrollo de una </w:t>
      </w:r>
      <w:proofErr w:type="spellStart"/>
      <w:r w:rsidRPr="002D0121">
        <w:rPr>
          <w:bCs/>
          <w:color w:val="000000" w:themeColor="text1"/>
          <w:sz w:val="24"/>
        </w:rPr>
        <w:t>neuroprótesis</w:t>
      </w:r>
      <w:proofErr w:type="spellEnd"/>
      <w:r w:rsidRPr="002D0121">
        <w:rPr>
          <w:bCs/>
          <w:color w:val="000000" w:themeColor="text1"/>
          <w:sz w:val="24"/>
        </w:rPr>
        <w:t xml:space="preserve"> basada en estimulación eléctrica funcional (FES, por sus siglas en inglés) para rehabilitación de miembro superior, que busca satisfacer las necesidades del INR en cuestiones de terapia e investigación.</w:t>
      </w:r>
    </w:p>
    <w:p w14:paraId="688FF5ED" w14:textId="369ED14A" w:rsidR="008D3CDF" w:rsidDel="00F42D7F" w:rsidRDefault="008D3CDF" w:rsidP="00875291">
      <w:pPr>
        <w:spacing w:line="360" w:lineRule="auto"/>
        <w:jc w:val="both"/>
        <w:rPr>
          <w:del w:id="41" w:author="JORGE AIRY MERCADO GUTIERREZ" w:date="2019-07-07T10:20:00Z"/>
          <w:bCs/>
          <w:color w:val="000000" w:themeColor="text1"/>
          <w:sz w:val="24"/>
        </w:rPr>
      </w:pPr>
      <w:r w:rsidRPr="002D0121">
        <w:rPr>
          <w:bCs/>
          <w:color w:val="000000" w:themeColor="text1"/>
          <w:sz w:val="24"/>
        </w:rPr>
        <w:t>Para dicho proyecto el INR desarrolló una interfaz gráfica de usuario</w:t>
      </w:r>
      <w:ins w:id="42" w:author="JORGE AIRY MERCADO GUTIERREZ" w:date="2019-07-07T09:55:00Z">
        <w:r w:rsidR="00875291">
          <w:rPr>
            <w:bCs/>
            <w:color w:val="000000" w:themeColor="text1"/>
            <w:sz w:val="24"/>
          </w:rPr>
          <w:t xml:space="preserve"> (IGU)</w:t>
        </w:r>
      </w:ins>
      <w:r w:rsidRPr="002D0121">
        <w:rPr>
          <w:bCs/>
          <w:color w:val="000000" w:themeColor="text1"/>
          <w:sz w:val="24"/>
        </w:rPr>
        <w:t xml:space="preserve"> </w:t>
      </w:r>
      <w:r w:rsidR="00D0470C" w:rsidRPr="002D0121">
        <w:rPr>
          <w:bCs/>
          <w:color w:val="000000" w:themeColor="text1"/>
          <w:sz w:val="24"/>
        </w:rPr>
        <w:t>que permite controlar los parámetros de los dispositivos comerciales (</w:t>
      </w:r>
      <w:proofErr w:type="spellStart"/>
      <w:r w:rsidR="00D0470C" w:rsidRPr="002D0121">
        <w:rPr>
          <w:bCs/>
          <w:color w:val="000000" w:themeColor="text1"/>
          <w:sz w:val="24"/>
        </w:rPr>
        <w:t>Reha</w:t>
      </w:r>
      <w:proofErr w:type="spellEnd"/>
      <w:r w:rsidR="00D0470C" w:rsidRPr="002D0121">
        <w:rPr>
          <w:bCs/>
          <w:color w:val="000000" w:themeColor="text1"/>
          <w:sz w:val="24"/>
        </w:rPr>
        <w:t xml:space="preserve"> </w:t>
      </w:r>
      <w:proofErr w:type="spellStart"/>
      <w:r w:rsidR="00264DAD">
        <w:rPr>
          <w:bCs/>
          <w:color w:val="000000" w:themeColor="text1"/>
          <w:sz w:val="24"/>
        </w:rPr>
        <w:t>Stim</w:t>
      </w:r>
      <w:proofErr w:type="spellEnd"/>
      <w:r w:rsidR="00D0470C" w:rsidRPr="002D0121">
        <w:rPr>
          <w:bCs/>
          <w:color w:val="000000" w:themeColor="text1"/>
          <w:sz w:val="24"/>
        </w:rPr>
        <w:t xml:space="preserve"> 2 para la estimulación eléctrica y </w:t>
      </w:r>
      <w:proofErr w:type="spellStart"/>
      <w:r w:rsidR="00D0470C" w:rsidRPr="002D0121">
        <w:rPr>
          <w:bCs/>
          <w:color w:val="000000" w:themeColor="text1"/>
          <w:sz w:val="24"/>
        </w:rPr>
        <w:t>Cyton</w:t>
      </w:r>
      <w:proofErr w:type="spellEnd"/>
      <w:r w:rsidR="00D0470C" w:rsidRPr="002D0121">
        <w:rPr>
          <w:bCs/>
          <w:color w:val="000000" w:themeColor="text1"/>
          <w:sz w:val="24"/>
        </w:rPr>
        <w:t xml:space="preserve"> </w:t>
      </w:r>
      <w:proofErr w:type="spellStart"/>
      <w:r w:rsidR="00D0470C" w:rsidRPr="002D0121">
        <w:rPr>
          <w:bCs/>
          <w:color w:val="000000" w:themeColor="text1"/>
          <w:sz w:val="24"/>
        </w:rPr>
        <w:t>Board</w:t>
      </w:r>
      <w:proofErr w:type="spellEnd"/>
      <w:r w:rsidR="00D0470C" w:rsidRPr="002D0121">
        <w:rPr>
          <w:bCs/>
          <w:color w:val="000000" w:themeColor="text1"/>
          <w:sz w:val="24"/>
        </w:rPr>
        <w:t xml:space="preserve"> para adquisición de biopotenciales) que la </w:t>
      </w:r>
      <w:proofErr w:type="spellStart"/>
      <w:r w:rsidR="00D0470C" w:rsidRPr="002D0121">
        <w:rPr>
          <w:bCs/>
          <w:color w:val="000000" w:themeColor="text1"/>
          <w:sz w:val="24"/>
        </w:rPr>
        <w:t>neuroprótesis</w:t>
      </w:r>
      <w:proofErr w:type="spellEnd"/>
      <w:r w:rsidR="00D0470C" w:rsidRPr="002D0121">
        <w:rPr>
          <w:bCs/>
          <w:color w:val="000000" w:themeColor="text1"/>
          <w:sz w:val="24"/>
        </w:rPr>
        <w:t xml:space="preserve"> necesita para su correcto funcionamiento. </w:t>
      </w:r>
      <w:ins w:id="43" w:author="JORGE AIRY MERCADO GUTIERREZ" w:date="2019-07-07T11:36:00Z">
        <w:r w:rsidR="00501528">
          <w:rPr>
            <w:bCs/>
            <w:color w:val="000000" w:themeColor="text1"/>
            <w:sz w:val="24"/>
          </w:rPr>
          <w:t xml:space="preserve">Una primera </w:t>
        </w:r>
      </w:ins>
      <w:del w:id="44" w:author="JORGE AIRY MERCADO GUTIERREZ" w:date="2019-07-07T11:36:00Z">
        <w:r w:rsidR="00D0470C" w:rsidRPr="002D0121" w:rsidDel="00501528">
          <w:rPr>
            <w:bCs/>
            <w:color w:val="000000" w:themeColor="text1"/>
            <w:sz w:val="24"/>
          </w:rPr>
          <w:delText>Esta</w:delText>
        </w:r>
      </w:del>
      <w:r w:rsidR="00D0470C" w:rsidRPr="002D0121">
        <w:rPr>
          <w:bCs/>
          <w:color w:val="000000" w:themeColor="text1"/>
          <w:sz w:val="24"/>
        </w:rPr>
        <w:t xml:space="preserve"> implementación de la </w:t>
      </w:r>
      <w:proofErr w:type="spellStart"/>
      <w:r w:rsidR="00D0470C" w:rsidRPr="002D0121">
        <w:rPr>
          <w:bCs/>
          <w:color w:val="000000" w:themeColor="text1"/>
          <w:sz w:val="24"/>
        </w:rPr>
        <w:t>neuroprótesis</w:t>
      </w:r>
      <w:proofErr w:type="spellEnd"/>
      <w:r w:rsidR="00D0470C" w:rsidRPr="002D0121">
        <w:rPr>
          <w:bCs/>
          <w:color w:val="000000" w:themeColor="text1"/>
          <w:sz w:val="24"/>
        </w:rPr>
        <w:t xml:space="preserve"> </w:t>
      </w:r>
      <w:ins w:id="45" w:author="JORGE AIRY MERCADO GUTIERREZ" w:date="2019-07-07T11:36:00Z">
        <w:r w:rsidR="00501528">
          <w:rPr>
            <w:bCs/>
            <w:color w:val="000000" w:themeColor="text1"/>
            <w:sz w:val="24"/>
          </w:rPr>
          <w:t>se encuentra f</w:t>
        </w:r>
      </w:ins>
      <w:ins w:id="46" w:author="JORGE AIRY MERCADO GUTIERREZ" w:date="2019-07-07T11:37:00Z">
        <w:r w:rsidR="00501528">
          <w:rPr>
            <w:bCs/>
            <w:color w:val="000000" w:themeColor="text1"/>
            <w:sz w:val="24"/>
          </w:rPr>
          <w:t xml:space="preserve">uncionando </w:t>
        </w:r>
      </w:ins>
      <w:del w:id="47" w:author="JORGE AIRY MERCADO GUTIERREZ" w:date="2019-07-07T11:36:00Z">
        <w:r w:rsidR="00D0470C" w:rsidRPr="002D0121" w:rsidDel="00501528">
          <w:rPr>
            <w:bCs/>
            <w:color w:val="000000" w:themeColor="text1"/>
            <w:sz w:val="24"/>
          </w:rPr>
          <w:delText>es</w:delText>
        </w:r>
      </w:del>
      <w:del w:id="48" w:author="JORGE AIRY MERCADO GUTIERREZ" w:date="2019-07-07T11:37:00Z">
        <w:r w:rsidR="00D0470C" w:rsidRPr="002D0121" w:rsidDel="00501528">
          <w:rPr>
            <w:bCs/>
            <w:color w:val="000000" w:themeColor="text1"/>
            <w:sz w:val="24"/>
          </w:rPr>
          <w:delText xml:space="preserve"> funcional</w:delText>
        </w:r>
      </w:del>
      <w:r w:rsidR="00D0470C" w:rsidRPr="002D0121">
        <w:rPr>
          <w:bCs/>
          <w:color w:val="000000" w:themeColor="text1"/>
          <w:sz w:val="24"/>
        </w:rPr>
        <w:t xml:space="preserve"> y se ha</w:t>
      </w:r>
      <w:ins w:id="49" w:author="JORGE AIRY MERCADO GUTIERREZ" w:date="2019-07-07T09:56:00Z">
        <w:r w:rsidR="00875291">
          <w:rPr>
            <w:bCs/>
            <w:color w:val="000000" w:themeColor="text1"/>
            <w:sz w:val="24"/>
          </w:rPr>
          <w:t xml:space="preserve">n realizado las primeras pruebas con </w:t>
        </w:r>
      </w:ins>
      <w:del w:id="50" w:author="JORGE AIRY MERCADO GUTIERREZ" w:date="2019-07-07T09:56:00Z">
        <w:r w:rsidR="00D0470C" w:rsidRPr="002D0121" w:rsidDel="00875291">
          <w:rPr>
            <w:bCs/>
            <w:color w:val="000000" w:themeColor="text1"/>
            <w:sz w:val="24"/>
          </w:rPr>
          <w:delText xml:space="preserve"> probado en</w:delText>
        </w:r>
      </w:del>
      <w:r w:rsidR="00D0470C" w:rsidRPr="002D0121">
        <w:rPr>
          <w:bCs/>
          <w:color w:val="000000" w:themeColor="text1"/>
          <w:sz w:val="24"/>
        </w:rPr>
        <w:t xml:space="preserve"> </w:t>
      </w:r>
      <w:ins w:id="51" w:author="JORGE AIRY MERCADO GUTIERREZ" w:date="2019-07-07T11:28:00Z">
        <w:r w:rsidR="00D05F16">
          <w:rPr>
            <w:bCs/>
            <w:color w:val="000000" w:themeColor="text1"/>
            <w:sz w:val="24"/>
          </w:rPr>
          <w:t xml:space="preserve">sujetos sanos y </w:t>
        </w:r>
      </w:ins>
      <w:r w:rsidR="00D0470C" w:rsidRPr="002D0121">
        <w:rPr>
          <w:bCs/>
          <w:color w:val="000000" w:themeColor="text1"/>
          <w:sz w:val="24"/>
        </w:rPr>
        <w:t>pacientes del INR</w:t>
      </w:r>
      <w:ins w:id="52" w:author="JORGE AIRY MERCADO GUTIERREZ" w:date="2019-07-07T11:37:00Z">
        <w:r w:rsidR="00501528">
          <w:rPr>
            <w:bCs/>
            <w:color w:val="000000" w:themeColor="text1"/>
            <w:sz w:val="24"/>
          </w:rPr>
          <w:t>,</w:t>
        </w:r>
      </w:ins>
      <w:r w:rsidR="00D0470C" w:rsidRPr="002D0121">
        <w:rPr>
          <w:bCs/>
          <w:color w:val="000000" w:themeColor="text1"/>
          <w:sz w:val="24"/>
        </w:rPr>
        <w:t xml:space="preserve"> </w:t>
      </w:r>
      <w:del w:id="53" w:author="JORGE AIRY MERCADO GUTIERREZ" w:date="2019-07-07T09:56:00Z">
        <w:r w:rsidR="00D0470C" w:rsidRPr="002D0121" w:rsidDel="000D5493">
          <w:rPr>
            <w:bCs/>
            <w:color w:val="000000" w:themeColor="text1"/>
            <w:sz w:val="24"/>
          </w:rPr>
          <w:delText>para</w:delText>
        </w:r>
      </w:del>
      <w:r w:rsidR="00D0470C" w:rsidRPr="002D0121">
        <w:rPr>
          <w:bCs/>
          <w:color w:val="000000" w:themeColor="text1"/>
          <w:sz w:val="24"/>
        </w:rPr>
        <w:t xml:space="preserve"> aplic</w:t>
      </w:r>
      <w:ins w:id="54" w:author="JORGE AIRY MERCADO GUTIERREZ" w:date="2019-07-07T11:35:00Z">
        <w:r w:rsidR="001F2189">
          <w:rPr>
            <w:bCs/>
            <w:color w:val="000000" w:themeColor="text1"/>
            <w:sz w:val="24"/>
          </w:rPr>
          <w:t>á</w:t>
        </w:r>
      </w:ins>
      <w:del w:id="55" w:author="JORGE AIRY MERCADO GUTIERREZ" w:date="2019-07-07T11:35:00Z">
        <w:r w:rsidR="00D0470C" w:rsidRPr="002D0121" w:rsidDel="001F2189">
          <w:rPr>
            <w:bCs/>
            <w:color w:val="000000" w:themeColor="text1"/>
            <w:sz w:val="24"/>
          </w:rPr>
          <w:delText>a</w:delText>
        </w:r>
      </w:del>
      <w:ins w:id="56" w:author="JORGE AIRY MERCADO GUTIERREZ" w:date="2019-07-07T09:56:00Z">
        <w:r w:rsidR="000D5493">
          <w:rPr>
            <w:bCs/>
            <w:color w:val="000000" w:themeColor="text1"/>
            <w:sz w:val="24"/>
          </w:rPr>
          <w:t xml:space="preserve">ndoles </w:t>
        </w:r>
      </w:ins>
      <w:del w:id="57" w:author="JORGE AIRY MERCADO GUTIERREZ" w:date="2019-07-07T09:56:00Z">
        <w:r w:rsidR="00D0470C" w:rsidRPr="002D0121" w:rsidDel="000D5493">
          <w:rPr>
            <w:bCs/>
            <w:color w:val="000000" w:themeColor="text1"/>
            <w:sz w:val="24"/>
          </w:rPr>
          <w:delText>rles</w:delText>
        </w:r>
      </w:del>
      <w:r w:rsidR="00D0470C" w:rsidRPr="002D0121">
        <w:rPr>
          <w:bCs/>
          <w:color w:val="000000" w:themeColor="text1"/>
          <w:sz w:val="24"/>
        </w:rPr>
        <w:t xml:space="preserve"> estimulación eléctrica</w:t>
      </w:r>
      <w:ins w:id="58" w:author="JORGE AIRY MERCADO GUTIERREZ" w:date="2019-07-07T09:56:00Z">
        <w:r w:rsidR="000D5493">
          <w:rPr>
            <w:bCs/>
            <w:color w:val="000000" w:themeColor="text1"/>
            <w:sz w:val="24"/>
          </w:rPr>
          <w:t xml:space="preserve"> par</w:t>
        </w:r>
      </w:ins>
      <w:ins w:id="59" w:author="JORGE AIRY MERCADO GUTIERREZ" w:date="2019-07-07T09:57:00Z">
        <w:r w:rsidR="000D5493">
          <w:rPr>
            <w:bCs/>
            <w:color w:val="000000" w:themeColor="text1"/>
            <w:sz w:val="24"/>
          </w:rPr>
          <w:t>a generar movimientos de miembro superior</w:t>
        </w:r>
      </w:ins>
      <w:del w:id="60" w:author="JORGE AIRY MERCADO GUTIERREZ" w:date="2019-07-07T09:56:00Z">
        <w:r w:rsidR="00D0470C" w:rsidRPr="002D0121" w:rsidDel="000D5493">
          <w:rPr>
            <w:bCs/>
            <w:color w:val="000000" w:themeColor="text1"/>
            <w:sz w:val="24"/>
          </w:rPr>
          <w:delText xml:space="preserve"> que les ayude en su proceso de rehabilitación</w:delText>
        </w:r>
      </w:del>
      <w:ins w:id="61" w:author="JORGE AIRY MERCADO GUTIERREZ" w:date="2019-07-07T11:39:00Z">
        <w:r w:rsidR="00501528">
          <w:rPr>
            <w:bCs/>
            <w:color w:val="000000" w:themeColor="text1"/>
            <w:sz w:val="24"/>
          </w:rPr>
          <w:t>.</w:t>
        </w:r>
      </w:ins>
      <w:del w:id="62" w:author="JORGE AIRY MERCADO GUTIERREZ" w:date="2019-07-07T09:57:00Z">
        <w:r w:rsidR="00D0470C" w:rsidRPr="002D0121" w:rsidDel="000D5493">
          <w:rPr>
            <w:bCs/>
            <w:color w:val="000000" w:themeColor="text1"/>
            <w:sz w:val="24"/>
          </w:rPr>
          <w:delText>,</w:delText>
        </w:r>
      </w:del>
      <w:r w:rsidR="00D0470C" w:rsidRPr="002D0121">
        <w:rPr>
          <w:bCs/>
          <w:color w:val="000000" w:themeColor="text1"/>
          <w:sz w:val="24"/>
        </w:rPr>
        <w:t xml:space="preserve"> </w:t>
      </w:r>
      <w:del w:id="63" w:author="JORGE AIRY MERCADO GUTIERREZ" w:date="2019-07-07T11:39:00Z">
        <w:r w:rsidR="00D0470C" w:rsidRPr="002D0121" w:rsidDel="00501528">
          <w:rPr>
            <w:bCs/>
            <w:color w:val="000000" w:themeColor="text1"/>
            <w:sz w:val="24"/>
          </w:rPr>
          <w:delText>s</w:delText>
        </w:r>
      </w:del>
      <w:ins w:id="64" w:author="JORGE AIRY MERCADO GUTIERREZ" w:date="2019-07-07T11:39:00Z">
        <w:r w:rsidR="00501528">
          <w:rPr>
            <w:bCs/>
            <w:color w:val="000000" w:themeColor="text1"/>
            <w:sz w:val="24"/>
          </w:rPr>
          <w:t>S</w:t>
        </w:r>
      </w:ins>
      <w:r w:rsidR="00D0470C" w:rsidRPr="002D0121">
        <w:rPr>
          <w:bCs/>
          <w:color w:val="000000" w:themeColor="text1"/>
          <w:sz w:val="24"/>
        </w:rPr>
        <w:t xml:space="preserve">in embargo, </w:t>
      </w:r>
      <w:ins w:id="65" w:author="JORGE AIRY MERCADO GUTIERREZ" w:date="2019-07-07T11:47:00Z">
        <w:r w:rsidR="00EA1AD6">
          <w:rPr>
            <w:bCs/>
            <w:color w:val="000000" w:themeColor="text1"/>
            <w:sz w:val="24"/>
          </w:rPr>
          <w:t xml:space="preserve">actualmente </w:t>
        </w:r>
      </w:ins>
      <w:del w:id="66" w:author="JORGE AIRY MERCADO GUTIERREZ" w:date="2019-07-07T11:47:00Z">
        <w:r w:rsidR="00D0470C" w:rsidRPr="002459F0" w:rsidDel="00EA1AD6">
          <w:rPr>
            <w:bCs/>
            <w:color w:val="000000" w:themeColor="text1"/>
            <w:sz w:val="24"/>
          </w:rPr>
          <w:delText>la</w:delText>
        </w:r>
        <w:r w:rsidR="00D0470C" w:rsidRPr="002D0121" w:rsidDel="00EA1AD6">
          <w:rPr>
            <w:bCs/>
            <w:color w:val="000000" w:themeColor="text1"/>
            <w:sz w:val="24"/>
          </w:rPr>
          <w:delText xml:space="preserve"> implementación </w:delText>
        </w:r>
      </w:del>
      <w:del w:id="67" w:author="JORGE AIRY MERCADO GUTIERREZ" w:date="2019-07-07T10:17:00Z">
        <w:r w:rsidR="00D0470C" w:rsidRPr="002D0121" w:rsidDel="00AF0A01">
          <w:rPr>
            <w:bCs/>
            <w:color w:val="000000" w:themeColor="text1"/>
            <w:sz w:val="24"/>
          </w:rPr>
          <w:delText>con la que</w:delText>
        </w:r>
      </w:del>
      <w:del w:id="68" w:author="JORGE AIRY MERCADO GUTIERREZ" w:date="2019-07-07T11:47:00Z">
        <w:r w:rsidR="00D0470C" w:rsidRPr="002D0121" w:rsidDel="00EA1AD6">
          <w:rPr>
            <w:bCs/>
            <w:color w:val="000000" w:themeColor="text1"/>
            <w:sz w:val="24"/>
          </w:rPr>
          <w:delText xml:space="preserve"> </w:delText>
        </w:r>
      </w:del>
      <w:del w:id="69" w:author="JORGE AIRY MERCADO GUTIERREZ" w:date="2019-07-07T10:17:00Z">
        <w:r w:rsidR="00D0470C" w:rsidRPr="002D0121" w:rsidDel="00AF0A01">
          <w:rPr>
            <w:bCs/>
            <w:color w:val="000000" w:themeColor="text1"/>
            <w:sz w:val="24"/>
          </w:rPr>
          <w:delText>cuenta</w:delText>
        </w:r>
      </w:del>
      <w:del w:id="70" w:author="JORGE AIRY MERCADO GUTIERREZ" w:date="2019-07-07T11:47:00Z">
        <w:r w:rsidR="00D0470C" w:rsidRPr="002D0121" w:rsidDel="00EA1AD6">
          <w:rPr>
            <w:bCs/>
            <w:color w:val="000000" w:themeColor="text1"/>
            <w:sz w:val="24"/>
          </w:rPr>
          <w:delText xml:space="preserve"> actua</w:delText>
        </w:r>
      </w:del>
      <w:del w:id="71" w:author="JORGE AIRY MERCADO GUTIERREZ" w:date="2019-07-07T10:17:00Z">
        <w:r w:rsidR="00D0470C" w:rsidRPr="002D0121" w:rsidDel="00AF0A01">
          <w:rPr>
            <w:bCs/>
            <w:color w:val="000000" w:themeColor="text1"/>
            <w:sz w:val="24"/>
          </w:rPr>
          <w:delText xml:space="preserve">lmente la neuroprótesis es un </w:delText>
        </w:r>
      </w:del>
      <w:ins w:id="72" w:author="JORGE AIRY MERCADO GUTIERREZ" w:date="2019-07-07T11:29:00Z">
        <w:r w:rsidR="00B504B6">
          <w:rPr>
            <w:bCs/>
            <w:color w:val="000000" w:themeColor="text1"/>
            <w:sz w:val="24"/>
          </w:rPr>
          <w:t xml:space="preserve"> </w:t>
        </w:r>
      </w:ins>
      <w:ins w:id="73" w:author="JORGE AIRY MERCADO GUTIERREZ" w:date="2019-07-07T10:17:00Z">
        <w:r w:rsidR="00AF0A01">
          <w:rPr>
            <w:bCs/>
            <w:color w:val="000000" w:themeColor="text1"/>
            <w:sz w:val="24"/>
          </w:rPr>
          <w:t xml:space="preserve">el </w:t>
        </w:r>
      </w:ins>
      <w:r w:rsidR="00D0470C" w:rsidRPr="002D0121">
        <w:rPr>
          <w:bCs/>
          <w:color w:val="000000" w:themeColor="text1"/>
          <w:sz w:val="24"/>
        </w:rPr>
        <w:t xml:space="preserve">sistema </w:t>
      </w:r>
      <w:ins w:id="74" w:author="JORGE AIRY MERCADO GUTIERREZ" w:date="2019-07-07T10:17:00Z">
        <w:r w:rsidR="00AF0A01">
          <w:rPr>
            <w:bCs/>
            <w:color w:val="000000" w:themeColor="text1"/>
            <w:sz w:val="24"/>
          </w:rPr>
          <w:t xml:space="preserve">opera </w:t>
        </w:r>
      </w:ins>
      <w:r w:rsidR="00D0470C" w:rsidRPr="002D0121">
        <w:rPr>
          <w:bCs/>
          <w:color w:val="000000" w:themeColor="text1"/>
          <w:sz w:val="24"/>
        </w:rPr>
        <w:t>en lazo abierto,</w:t>
      </w:r>
      <w:ins w:id="75" w:author="JORGE AIRY MERCADO GUTIERREZ" w:date="2019-07-07T11:12:00Z">
        <w:r w:rsidR="00A005CE">
          <w:rPr>
            <w:bCs/>
            <w:color w:val="000000" w:themeColor="text1"/>
            <w:sz w:val="24"/>
          </w:rPr>
          <w:t xml:space="preserve"> es decir, determina la </w:t>
        </w:r>
      </w:ins>
      <w:ins w:id="76" w:author="JORGE AIRY MERCADO GUTIERREZ" w:date="2019-07-07T11:39:00Z">
        <w:r w:rsidR="00501528">
          <w:rPr>
            <w:bCs/>
            <w:color w:val="000000" w:themeColor="text1"/>
            <w:sz w:val="24"/>
          </w:rPr>
          <w:t xml:space="preserve">secuencia de estimulación (predeterminada) </w:t>
        </w:r>
      </w:ins>
      <w:ins w:id="77" w:author="JORGE AIRY MERCADO GUTIERREZ" w:date="2019-07-07T11:23:00Z">
        <w:r w:rsidR="009E7EB5">
          <w:rPr>
            <w:bCs/>
            <w:color w:val="000000" w:themeColor="text1"/>
            <w:sz w:val="24"/>
          </w:rPr>
          <w:t xml:space="preserve">a partir de la información de entrada, </w:t>
        </w:r>
      </w:ins>
      <w:ins w:id="78" w:author="JORGE AIRY MERCADO GUTIERREZ" w:date="2019-07-07T11:43:00Z">
        <w:r w:rsidR="002459F0">
          <w:rPr>
            <w:bCs/>
            <w:color w:val="000000" w:themeColor="text1"/>
            <w:sz w:val="24"/>
          </w:rPr>
          <w:t xml:space="preserve">sin </w:t>
        </w:r>
      </w:ins>
      <w:ins w:id="79" w:author="JORGE AIRY MERCADO GUTIERREZ" w:date="2019-07-07T12:40:00Z">
        <w:r w:rsidR="000C25FC">
          <w:rPr>
            <w:bCs/>
            <w:color w:val="000000" w:themeColor="text1"/>
            <w:sz w:val="24"/>
          </w:rPr>
          <w:t xml:space="preserve">medir y </w:t>
        </w:r>
      </w:ins>
      <w:ins w:id="80" w:author="JORGE AIRY MERCADO GUTIERREZ" w:date="2019-07-07T11:43:00Z">
        <w:r w:rsidR="002459F0">
          <w:rPr>
            <w:bCs/>
            <w:color w:val="000000" w:themeColor="text1"/>
            <w:sz w:val="24"/>
          </w:rPr>
          <w:t xml:space="preserve">retroalimentar </w:t>
        </w:r>
      </w:ins>
      <w:ins w:id="81" w:author="JORGE AIRY MERCADO GUTIERREZ" w:date="2019-07-07T11:44:00Z">
        <w:r w:rsidR="00EA1AD6">
          <w:rPr>
            <w:bCs/>
            <w:color w:val="000000" w:themeColor="text1"/>
            <w:sz w:val="24"/>
          </w:rPr>
          <w:t>información de</w:t>
        </w:r>
      </w:ins>
      <w:ins w:id="82" w:author="JORGE AIRY MERCADO GUTIERREZ" w:date="2019-07-07T11:59:00Z">
        <w:r w:rsidR="00EA4D9A">
          <w:rPr>
            <w:bCs/>
            <w:color w:val="000000" w:themeColor="text1"/>
            <w:sz w:val="24"/>
          </w:rPr>
          <w:t xml:space="preserve"> la salida o resultado del proceso, en este caso, el movimiento </w:t>
        </w:r>
      </w:ins>
      <w:ins w:id="83" w:author="JORGE AIRY MERCADO GUTIERREZ" w:date="2019-07-07T12:00:00Z">
        <w:r w:rsidR="00EA4D9A">
          <w:rPr>
            <w:bCs/>
            <w:color w:val="000000" w:themeColor="text1"/>
            <w:sz w:val="24"/>
          </w:rPr>
          <w:t xml:space="preserve">generado </w:t>
        </w:r>
      </w:ins>
      <w:ins w:id="84" w:author="JORGE AIRY MERCADO GUTIERREZ" w:date="2019-07-07T12:40:00Z">
        <w:r w:rsidR="000C25FC">
          <w:rPr>
            <w:bCs/>
            <w:color w:val="000000" w:themeColor="text1"/>
            <w:sz w:val="24"/>
          </w:rPr>
          <w:t>o</w:t>
        </w:r>
      </w:ins>
      <w:ins w:id="85" w:author="JORGE AIRY MERCADO GUTIERREZ" w:date="2019-07-07T11:59:00Z">
        <w:r w:rsidR="00EA4D9A">
          <w:rPr>
            <w:bCs/>
            <w:color w:val="000000" w:themeColor="text1"/>
            <w:sz w:val="24"/>
          </w:rPr>
          <w:t xml:space="preserve"> variables relacionadas.</w:t>
        </w:r>
      </w:ins>
      <w:del w:id="86" w:author="JORGE AIRY MERCADO GUTIERREZ" w:date="2019-07-07T11:12:00Z">
        <w:r w:rsidR="00584456" w:rsidRPr="002D0121" w:rsidDel="00A005CE">
          <w:rPr>
            <w:bCs/>
            <w:color w:val="000000" w:themeColor="text1"/>
            <w:sz w:val="24"/>
          </w:rPr>
          <w:delText xml:space="preserve"> </w:delText>
        </w:r>
      </w:del>
      <w:ins w:id="87" w:author="JORGE AIRY MERCADO GUTIERREZ" w:date="2019-07-07T12:08:00Z">
        <w:r w:rsidR="00FA5EDA">
          <w:rPr>
            <w:bCs/>
            <w:color w:val="000000" w:themeColor="text1"/>
            <w:sz w:val="24"/>
          </w:rPr>
          <w:t xml:space="preserve"> En el estado actual del sistema, </w:t>
        </w:r>
      </w:ins>
      <w:del w:id="88" w:author="JORGE AIRY MERCADO GUTIERREZ" w:date="2019-07-07T10:17:00Z">
        <w:r w:rsidR="00584456" w:rsidRPr="002D0121" w:rsidDel="00AF0A01">
          <w:rPr>
            <w:bCs/>
            <w:color w:val="000000" w:themeColor="text1"/>
            <w:sz w:val="24"/>
          </w:rPr>
          <w:delText>en el cual</w:delText>
        </w:r>
      </w:del>
      <w:r w:rsidR="00584456" w:rsidRPr="002D0121">
        <w:rPr>
          <w:bCs/>
          <w:color w:val="000000" w:themeColor="text1"/>
          <w:sz w:val="24"/>
        </w:rPr>
        <w:t xml:space="preserve"> </w:t>
      </w:r>
      <w:del w:id="89" w:author="JORGE AIRY MERCADO GUTIERREZ" w:date="2019-07-07T12:08:00Z">
        <w:r w:rsidR="00584456" w:rsidRPr="002D0121" w:rsidDel="00FA5EDA">
          <w:rPr>
            <w:bCs/>
            <w:color w:val="000000" w:themeColor="text1"/>
            <w:sz w:val="24"/>
          </w:rPr>
          <w:delText>todos</w:delText>
        </w:r>
      </w:del>
      <w:r w:rsidR="00584456" w:rsidRPr="002D0121">
        <w:rPr>
          <w:bCs/>
          <w:color w:val="000000" w:themeColor="text1"/>
          <w:sz w:val="24"/>
        </w:rPr>
        <w:t xml:space="preserve"> los parámetros de la estimulación eléctrica son controlados por el experimentador</w:t>
      </w:r>
      <w:del w:id="90" w:author="JORGE AIRY MERCADO GUTIERREZ" w:date="2019-07-07T12:09:00Z">
        <w:r w:rsidR="00584456" w:rsidRPr="002D0121" w:rsidDel="00FA5EDA">
          <w:rPr>
            <w:bCs/>
            <w:color w:val="000000" w:themeColor="text1"/>
            <w:sz w:val="24"/>
          </w:rPr>
          <w:delText xml:space="preserve"> </w:delText>
        </w:r>
      </w:del>
      <w:del w:id="91" w:author="JORGE AIRY MERCADO GUTIERREZ" w:date="2019-07-07T10:18:00Z">
        <w:r w:rsidR="00584456" w:rsidRPr="002D0121" w:rsidDel="009A32BE">
          <w:rPr>
            <w:bCs/>
            <w:color w:val="000000" w:themeColor="text1"/>
            <w:sz w:val="24"/>
          </w:rPr>
          <w:delText xml:space="preserve">responsable </w:delText>
        </w:r>
        <w:r w:rsidR="00584456" w:rsidRPr="002D0121" w:rsidDel="00AF0A01">
          <w:rPr>
            <w:bCs/>
            <w:color w:val="000000" w:themeColor="text1"/>
            <w:sz w:val="24"/>
          </w:rPr>
          <w:delText>de la terapia</w:delText>
        </w:r>
      </w:del>
      <w:r w:rsidR="00584456" w:rsidRPr="002D0121">
        <w:rPr>
          <w:bCs/>
          <w:color w:val="000000" w:themeColor="text1"/>
          <w:sz w:val="24"/>
        </w:rPr>
        <w:t>, quien los adapta hasta obtener el pat</w:t>
      </w:r>
      <w:r w:rsidR="005B22B2">
        <w:rPr>
          <w:bCs/>
          <w:color w:val="000000" w:themeColor="text1"/>
          <w:sz w:val="24"/>
        </w:rPr>
        <w:t>r</w:t>
      </w:r>
      <w:r w:rsidR="00584456" w:rsidRPr="002D0121">
        <w:rPr>
          <w:bCs/>
          <w:color w:val="000000" w:themeColor="text1"/>
          <w:sz w:val="24"/>
        </w:rPr>
        <w:t>ón específico</w:t>
      </w:r>
      <w:ins w:id="92" w:author="JORGE AIRY MERCADO GUTIERREZ" w:date="2019-07-07T12:09:00Z">
        <w:r w:rsidR="00FA5EDA">
          <w:rPr>
            <w:bCs/>
            <w:color w:val="000000" w:themeColor="text1"/>
            <w:sz w:val="24"/>
          </w:rPr>
          <w:t xml:space="preserve"> útil</w:t>
        </w:r>
      </w:ins>
      <w:r w:rsidR="00584456" w:rsidRPr="002D0121">
        <w:rPr>
          <w:bCs/>
          <w:color w:val="000000" w:themeColor="text1"/>
          <w:sz w:val="24"/>
        </w:rPr>
        <w:t xml:space="preserve"> para el sujeto en rehabilitación</w:t>
      </w:r>
      <w:ins w:id="93" w:author="JORGE AIRY MERCADO GUTIERREZ" w:date="2019-07-07T10:18:00Z">
        <w:r w:rsidR="00870E85">
          <w:rPr>
            <w:bCs/>
            <w:color w:val="000000" w:themeColor="text1"/>
            <w:sz w:val="24"/>
          </w:rPr>
          <w:t xml:space="preserve">. Esto </w:t>
        </w:r>
      </w:ins>
      <w:del w:id="94" w:author="JORGE AIRY MERCADO GUTIERREZ" w:date="2019-07-07T10:18:00Z">
        <w:r w:rsidR="00584456" w:rsidRPr="002D0121" w:rsidDel="00870E85">
          <w:rPr>
            <w:bCs/>
            <w:color w:val="000000" w:themeColor="text1"/>
            <w:sz w:val="24"/>
          </w:rPr>
          <w:delText>, lo cual</w:delText>
        </w:r>
      </w:del>
      <w:r w:rsidR="00584456" w:rsidRPr="002D0121">
        <w:rPr>
          <w:bCs/>
          <w:color w:val="000000" w:themeColor="text1"/>
          <w:sz w:val="24"/>
        </w:rPr>
        <w:t xml:space="preserve"> causa una dependencia del experimentador para </w:t>
      </w:r>
      <w:ins w:id="95" w:author="JORGE AIRY MERCADO GUTIERREZ" w:date="2019-07-07T12:13:00Z">
        <w:r w:rsidR="00FA5EDA">
          <w:rPr>
            <w:bCs/>
            <w:color w:val="000000" w:themeColor="text1"/>
            <w:sz w:val="24"/>
          </w:rPr>
          <w:t xml:space="preserve">la operación </w:t>
        </w:r>
      </w:ins>
      <w:del w:id="96" w:author="JORGE AIRY MERCADO GUTIERREZ" w:date="2019-07-07T12:13:00Z">
        <w:r w:rsidR="00584456" w:rsidRPr="002D0121" w:rsidDel="00FA5EDA">
          <w:rPr>
            <w:bCs/>
            <w:color w:val="000000" w:themeColor="text1"/>
            <w:sz w:val="24"/>
          </w:rPr>
          <w:delText>la utilización</w:delText>
        </w:r>
      </w:del>
      <w:r w:rsidR="00584456" w:rsidRPr="002D0121">
        <w:rPr>
          <w:bCs/>
          <w:color w:val="000000" w:themeColor="text1"/>
          <w:sz w:val="24"/>
        </w:rPr>
        <w:t xml:space="preserve"> del sistema</w:t>
      </w:r>
      <w:ins w:id="97" w:author="JORGE AIRY MERCADO GUTIERREZ" w:date="2019-07-07T12:20:00Z">
        <w:r w:rsidR="005B0F60">
          <w:rPr>
            <w:bCs/>
            <w:color w:val="000000" w:themeColor="text1"/>
            <w:sz w:val="24"/>
          </w:rPr>
          <w:t>,</w:t>
        </w:r>
      </w:ins>
      <w:r w:rsidR="005B22B2">
        <w:rPr>
          <w:bCs/>
          <w:color w:val="000000" w:themeColor="text1"/>
          <w:sz w:val="24"/>
        </w:rPr>
        <w:t xml:space="preserve"> y </w:t>
      </w:r>
      <w:ins w:id="98" w:author="JORGE AIRY MERCADO GUTIERREZ" w:date="2019-07-07T10:44:00Z">
        <w:r w:rsidR="00D13081">
          <w:rPr>
            <w:bCs/>
            <w:color w:val="000000" w:themeColor="text1"/>
            <w:sz w:val="24"/>
          </w:rPr>
          <w:t>limita su</w:t>
        </w:r>
      </w:ins>
      <w:ins w:id="99" w:author="JORGE AIRY MERCADO GUTIERREZ" w:date="2019-07-07T11:04:00Z">
        <w:r w:rsidR="00F42D7F">
          <w:rPr>
            <w:bCs/>
            <w:color w:val="000000" w:themeColor="text1"/>
            <w:sz w:val="24"/>
          </w:rPr>
          <w:t xml:space="preserve"> utilidad p</w:t>
        </w:r>
      </w:ins>
      <w:ins w:id="100" w:author="JORGE AIRY MERCADO GUTIERREZ" w:date="2019-07-07T12:09:00Z">
        <w:r w:rsidR="00FA5EDA">
          <w:rPr>
            <w:bCs/>
            <w:color w:val="000000" w:themeColor="text1"/>
            <w:sz w:val="24"/>
          </w:rPr>
          <w:t xml:space="preserve">ara objetivos de </w:t>
        </w:r>
      </w:ins>
      <w:ins w:id="101" w:author="JORGE AIRY MERCADO GUTIERREZ" w:date="2019-07-07T11:04:00Z">
        <w:r w:rsidR="00F42D7F">
          <w:rPr>
            <w:bCs/>
            <w:color w:val="000000" w:themeColor="text1"/>
            <w:sz w:val="24"/>
          </w:rPr>
          <w:t xml:space="preserve">rehabilitación, al no </w:t>
        </w:r>
      </w:ins>
      <w:ins w:id="102" w:author="JORGE AIRY MERCADO GUTIERREZ" w:date="2019-07-07T12:15:00Z">
        <w:r w:rsidR="007E5CB3">
          <w:rPr>
            <w:bCs/>
            <w:color w:val="000000" w:themeColor="text1"/>
            <w:sz w:val="24"/>
          </w:rPr>
          <w:t>considerar</w:t>
        </w:r>
      </w:ins>
      <w:del w:id="103" w:author="JORGE AIRY MERCADO GUTIERREZ" w:date="2019-07-07T11:04:00Z">
        <w:r w:rsidR="005B22B2" w:rsidDel="00F42D7F">
          <w:rPr>
            <w:bCs/>
            <w:color w:val="000000" w:themeColor="text1"/>
            <w:sz w:val="24"/>
          </w:rPr>
          <w:delText>evita que el sujeto influya en el patrón de estimulación eléctrica</w:delText>
        </w:r>
      </w:del>
      <w:ins w:id="104" w:author="JORGE AIRY MERCADO GUTIERREZ" w:date="2019-07-07T12:15:00Z">
        <w:r w:rsidR="007E5CB3">
          <w:rPr>
            <w:bCs/>
            <w:color w:val="000000" w:themeColor="text1"/>
            <w:sz w:val="24"/>
          </w:rPr>
          <w:t xml:space="preserve"> </w:t>
        </w:r>
      </w:ins>
      <w:ins w:id="105" w:author="JORGE AIRY MERCADO GUTIERREZ" w:date="2019-07-07T12:20:00Z">
        <w:r w:rsidR="005B0F60">
          <w:rPr>
            <w:bCs/>
            <w:color w:val="000000" w:themeColor="text1"/>
            <w:sz w:val="24"/>
          </w:rPr>
          <w:t xml:space="preserve">variables relacionadas con </w:t>
        </w:r>
      </w:ins>
      <w:ins w:id="106" w:author="JORGE AIRY MERCADO GUTIERREZ" w:date="2019-07-07T12:12:00Z">
        <w:r w:rsidR="00FA5EDA">
          <w:rPr>
            <w:bCs/>
            <w:color w:val="000000" w:themeColor="text1"/>
            <w:sz w:val="24"/>
          </w:rPr>
          <w:t xml:space="preserve">la </w:t>
        </w:r>
      </w:ins>
      <w:ins w:id="107" w:author="JORGE AIRY MERCADO GUTIERREZ" w:date="2019-07-07T12:10:00Z">
        <w:r w:rsidR="00FA5EDA">
          <w:rPr>
            <w:bCs/>
            <w:color w:val="000000" w:themeColor="text1"/>
            <w:sz w:val="24"/>
          </w:rPr>
          <w:t xml:space="preserve">intención de </w:t>
        </w:r>
      </w:ins>
      <w:ins w:id="108" w:author="JORGE AIRY MERCADO GUTIERREZ" w:date="2019-07-07T10:19:00Z">
        <w:r w:rsidR="00434290">
          <w:rPr>
            <w:bCs/>
            <w:color w:val="000000" w:themeColor="text1"/>
            <w:sz w:val="24"/>
          </w:rPr>
          <w:t>movimient</w:t>
        </w:r>
      </w:ins>
      <w:ins w:id="109" w:author="JORGE AIRY MERCADO GUTIERREZ" w:date="2019-07-07T12:10:00Z">
        <w:r w:rsidR="00FA5EDA">
          <w:rPr>
            <w:bCs/>
            <w:color w:val="000000" w:themeColor="text1"/>
            <w:sz w:val="24"/>
          </w:rPr>
          <w:t>o</w:t>
        </w:r>
      </w:ins>
      <w:ins w:id="110" w:author="JORGE AIRY MERCADO GUTIERREZ" w:date="2019-07-07T12:12:00Z">
        <w:r w:rsidR="00FA5EDA">
          <w:rPr>
            <w:bCs/>
            <w:color w:val="000000" w:themeColor="text1"/>
            <w:sz w:val="24"/>
          </w:rPr>
          <w:t xml:space="preserve"> o actividad residual</w:t>
        </w:r>
      </w:ins>
      <w:ins w:id="111" w:author="JORGE AIRY MERCADO GUTIERREZ" w:date="2019-07-07T12:20:00Z">
        <w:r w:rsidR="005B0F60">
          <w:rPr>
            <w:bCs/>
            <w:color w:val="000000" w:themeColor="text1"/>
            <w:sz w:val="24"/>
          </w:rPr>
          <w:t xml:space="preserve">, que contribuyan </w:t>
        </w:r>
      </w:ins>
      <w:ins w:id="112" w:author="JORGE AIRY MERCADO GUTIERREZ" w:date="2019-07-07T12:21:00Z">
        <w:r w:rsidR="005B0F60">
          <w:rPr>
            <w:bCs/>
            <w:color w:val="000000" w:themeColor="text1"/>
            <w:sz w:val="24"/>
          </w:rPr>
          <w:t xml:space="preserve">a la modulación </w:t>
        </w:r>
      </w:ins>
      <w:ins w:id="113" w:author="JORGE AIRY MERCADO GUTIERREZ" w:date="2019-07-07T12:12:00Z">
        <w:r w:rsidR="00FA5EDA">
          <w:rPr>
            <w:bCs/>
            <w:color w:val="000000" w:themeColor="text1"/>
            <w:sz w:val="24"/>
          </w:rPr>
          <w:t xml:space="preserve">de los parámetros </w:t>
        </w:r>
      </w:ins>
      <w:ins w:id="114" w:author="JORGE AIRY MERCADO GUTIERREZ" w:date="2019-07-07T13:25:00Z">
        <w:r w:rsidR="00CB206E">
          <w:rPr>
            <w:bCs/>
            <w:color w:val="000000" w:themeColor="text1"/>
            <w:sz w:val="24"/>
          </w:rPr>
          <w:t>de</w:t>
        </w:r>
      </w:ins>
      <w:ins w:id="115" w:author="JORGE AIRY MERCADO GUTIERREZ" w:date="2019-07-07T12:13:00Z">
        <w:r w:rsidR="00FA5EDA">
          <w:rPr>
            <w:bCs/>
            <w:color w:val="000000" w:themeColor="text1"/>
            <w:sz w:val="24"/>
          </w:rPr>
          <w:t xml:space="preserve"> estimulación y </w:t>
        </w:r>
      </w:ins>
      <w:ins w:id="116" w:author="JORGE AIRY MERCADO GUTIERREZ" w:date="2019-07-07T13:25:00Z">
        <w:r w:rsidR="00CB206E">
          <w:rPr>
            <w:bCs/>
            <w:color w:val="000000" w:themeColor="text1"/>
            <w:sz w:val="24"/>
          </w:rPr>
          <w:t xml:space="preserve">el </w:t>
        </w:r>
      </w:ins>
      <w:ins w:id="117" w:author="JORGE AIRY MERCADO GUTIERREZ" w:date="2019-07-07T12:13:00Z">
        <w:r w:rsidR="00FA5EDA">
          <w:rPr>
            <w:bCs/>
            <w:color w:val="000000" w:themeColor="text1"/>
            <w:sz w:val="24"/>
          </w:rPr>
          <w:t>movimiento resultante.</w:t>
        </w:r>
      </w:ins>
      <w:del w:id="118" w:author="JORGE AIRY MERCADO GUTIERREZ" w:date="2019-07-07T10:19:00Z">
        <w:r w:rsidR="00584456" w:rsidRPr="002D0121" w:rsidDel="00053383">
          <w:rPr>
            <w:bCs/>
            <w:color w:val="000000" w:themeColor="text1"/>
            <w:sz w:val="24"/>
          </w:rPr>
          <w:delText>.</w:delText>
        </w:r>
      </w:del>
    </w:p>
    <w:p w14:paraId="4E580336" w14:textId="5CCB660F" w:rsidR="00964362" w:rsidRPr="002D0121" w:rsidDel="00FA5EDA" w:rsidRDefault="00964362">
      <w:pPr>
        <w:spacing w:line="360" w:lineRule="auto"/>
        <w:jc w:val="both"/>
        <w:rPr>
          <w:del w:id="119" w:author="JORGE AIRY MERCADO GUTIERREZ" w:date="2019-07-07T12:13:00Z"/>
          <w:b/>
          <w:bCs/>
          <w:color w:val="000000" w:themeColor="text1"/>
        </w:rPr>
        <w:pPrChange w:id="120" w:author="JORGE AIRY MERCADO GUTIERREZ" w:date="2019-07-07T10:20:00Z">
          <w:pPr>
            <w:pStyle w:val="Subttulo"/>
            <w:spacing w:line="360" w:lineRule="auto"/>
          </w:pPr>
        </w:pPrChange>
      </w:pPr>
      <w:del w:id="121" w:author="JORGE AIRY MERCADO GUTIERREZ" w:date="2019-07-07T10:20:00Z">
        <w:r w:rsidRPr="002D0121" w:rsidDel="00020D6C">
          <w:rPr>
            <w:b/>
            <w:bCs/>
            <w:color w:val="000000" w:themeColor="text1"/>
          </w:rPr>
          <w:lastRenderedPageBreak/>
          <w:br w:type="page"/>
        </w:r>
      </w:del>
    </w:p>
    <w:p w14:paraId="197189D3" w14:textId="21B24043" w:rsidR="005B2931" w:rsidRPr="00F3184D" w:rsidRDefault="005B2931">
      <w:pPr>
        <w:spacing w:line="360" w:lineRule="auto"/>
        <w:jc w:val="both"/>
        <w:rPr>
          <w:b/>
          <w:bCs/>
          <w:color w:val="000000" w:themeColor="text1"/>
          <w:sz w:val="40"/>
          <w:szCs w:val="40"/>
        </w:rPr>
        <w:pPrChange w:id="122" w:author="JORGE AIRY MERCADO GUTIERREZ" w:date="2019-07-07T12:13:00Z">
          <w:pPr>
            <w:pStyle w:val="Subttulo"/>
            <w:spacing w:line="360" w:lineRule="auto"/>
          </w:pPr>
        </w:pPrChange>
      </w:pPr>
      <w:commentRangeStart w:id="123"/>
      <w:r w:rsidRPr="00F3184D">
        <w:rPr>
          <w:b/>
          <w:bCs/>
          <w:color w:val="000000" w:themeColor="text1"/>
          <w:sz w:val="40"/>
          <w:szCs w:val="40"/>
        </w:rPr>
        <w:lastRenderedPageBreak/>
        <w:t>2. Justificación</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2. Justificación</w:instrText>
      </w:r>
      <w:r w:rsidRPr="00F3184D">
        <w:rPr>
          <w:sz w:val="40"/>
          <w:szCs w:val="40"/>
        </w:rPr>
        <w:instrText xml:space="preserve">" </w:instrText>
      </w:r>
      <w:r w:rsidRPr="00F3184D">
        <w:rPr>
          <w:b/>
          <w:bCs/>
          <w:color w:val="000000" w:themeColor="text1"/>
          <w:sz w:val="40"/>
          <w:szCs w:val="40"/>
        </w:rPr>
        <w:fldChar w:fldCharType="end"/>
      </w:r>
      <w:commentRangeEnd w:id="123"/>
      <w:r w:rsidR="00107B46" w:rsidRPr="00F3184D">
        <w:rPr>
          <w:rStyle w:val="Refdecomentario"/>
          <w:sz w:val="40"/>
          <w:szCs w:val="40"/>
        </w:rPr>
        <w:commentReference w:id="123"/>
      </w:r>
    </w:p>
    <w:p w14:paraId="0D734F33" w14:textId="700FA78F" w:rsidR="002533A4" w:rsidRDefault="005B2931" w:rsidP="001C45D3">
      <w:pPr>
        <w:spacing w:line="360" w:lineRule="auto"/>
        <w:jc w:val="both"/>
        <w:rPr>
          <w:ins w:id="124" w:author="JORGE AIRY MERCADO GUTIERREZ" w:date="2019-07-07T13:32:00Z"/>
          <w:rFonts w:eastAsia="Nunito" w:cstheme="minorHAnsi"/>
          <w:sz w:val="24"/>
          <w:szCs w:val="24"/>
        </w:rPr>
      </w:pPr>
      <w:r w:rsidRPr="001C45D3">
        <w:rPr>
          <w:rFonts w:eastAsia="Nunito" w:cstheme="minorHAnsi"/>
          <w:sz w:val="24"/>
          <w:szCs w:val="24"/>
        </w:rPr>
        <w:t xml:space="preserve">Con el desarrollo de este proyecto se podrá lograr una intervención basada en la actividad, </w:t>
      </w:r>
      <w:ins w:id="125" w:author="JORGE AIRY MERCADO GUTIERREZ" w:date="2019-07-07T13:25:00Z">
        <w:r w:rsidR="00CB206E">
          <w:rPr>
            <w:rFonts w:eastAsia="Nunito" w:cstheme="minorHAnsi"/>
            <w:sz w:val="24"/>
            <w:szCs w:val="24"/>
          </w:rPr>
          <w:t xml:space="preserve">que </w:t>
        </w:r>
      </w:ins>
      <w:del w:id="126" w:author="JORGE AIRY MERCADO GUTIERREZ" w:date="2019-07-07T13:25:00Z">
        <w:r w:rsidRPr="001C45D3" w:rsidDel="00CB206E">
          <w:rPr>
            <w:rFonts w:eastAsia="Nunito" w:cstheme="minorHAnsi"/>
            <w:sz w:val="24"/>
            <w:szCs w:val="24"/>
          </w:rPr>
          <w:delText xml:space="preserve">es decir, se </w:delText>
        </w:r>
      </w:del>
      <w:r w:rsidRPr="001C45D3">
        <w:rPr>
          <w:rFonts w:eastAsia="Nunito" w:cstheme="minorHAnsi"/>
          <w:sz w:val="24"/>
          <w:szCs w:val="24"/>
        </w:rPr>
        <w:t>permit</w:t>
      </w:r>
      <w:ins w:id="127" w:author="JORGE AIRY MERCADO GUTIERREZ" w:date="2019-07-07T13:29:00Z">
        <w:r w:rsidR="00A44400">
          <w:rPr>
            <w:rFonts w:eastAsia="Nunito" w:cstheme="minorHAnsi"/>
            <w:sz w:val="24"/>
            <w:szCs w:val="24"/>
          </w:rPr>
          <w:t>a</w:t>
        </w:r>
      </w:ins>
      <w:del w:id="128" w:author="JORGE AIRY MERCADO GUTIERREZ" w:date="2019-07-07T13:29:00Z">
        <w:r w:rsidRPr="001C45D3" w:rsidDel="00A44400">
          <w:rPr>
            <w:rFonts w:eastAsia="Nunito" w:cstheme="minorHAnsi"/>
            <w:sz w:val="24"/>
            <w:szCs w:val="24"/>
          </w:rPr>
          <w:delText>irá</w:delText>
        </w:r>
      </w:del>
      <w:r w:rsidRPr="001C45D3">
        <w:rPr>
          <w:rFonts w:eastAsia="Nunito" w:cstheme="minorHAnsi"/>
          <w:sz w:val="24"/>
          <w:szCs w:val="24"/>
        </w:rPr>
        <w:t xml:space="preserve"> la repetición de movimientos en un contexto relevante para la rehabilitación del sujeto, </w:t>
      </w:r>
      <w:ins w:id="129" w:author="JORGE AIRY MERCADO GUTIERREZ" w:date="2019-07-07T13:29:00Z">
        <w:r w:rsidR="00A44400">
          <w:rPr>
            <w:rFonts w:eastAsia="Nunito" w:cstheme="minorHAnsi"/>
            <w:sz w:val="24"/>
            <w:szCs w:val="24"/>
          </w:rPr>
          <w:t xml:space="preserve">y </w:t>
        </w:r>
      </w:ins>
      <w:r w:rsidRPr="001C45D3">
        <w:rPr>
          <w:rFonts w:eastAsia="Nunito" w:cstheme="minorHAnsi"/>
          <w:sz w:val="24"/>
          <w:szCs w:val="24"/>
        </w:rPr>
        <w:t>donde se involucr</w:t>
      </w:r>
      <w:ins w:id="130" w:author="JORGE AIRY MERCADO GUTIERREZ" w:date="2019-07-07T13:25:00Z">
        <w:r w:rsidR="00D74BEB">
          <w:rPr>
            <w:rFonts w:eastAsia="Nunito" w:cstheme="minorHAnsi"/>
            <w:sz w:val="24"/>
            <w:szCs w:val="24"/>
          </w:rPr>
          <w:t>e</w:t>
        </w:r>
      </w:ins>
      <w:del w:id="131" w:author="JORGE AIRY MERCADO GUTIERREZ" w:date="2019-07-07T13:25:00Z">
        <w:r w:rsidRPr="001C45D3" w:rsidDel="00D74BEB">
          <w:rPr>
            <w:rFonts w:eastAsia="Nunito" w:cstheme="minorHAnsi"/>
            <w:sz w:val="24"/>
            <w:szCs w:val="24"/>
          </w:rPr>
          <w:delText>a</w:delText>
        </w:r>
      </w:del>
      <w:r w:rsidRPr="001C45D3">
        <w:rPr>
          <w:rFonts w:eastAsia="Nunito" w:cstheme="minorHAnsi"/>
          <w:sz w:val="24"/>
          <w:szCs w:val="24"/>
        </w:rPr>
        <w:t xml:space="preserve"> la actividad voluntaria del sujeto</w:t>
      </w:r>
      <w:ins w:id="132" w:author="JORGE AIRY MERCADO GUTIERREZ" w:date="2019-07-07T13:29:00Z">
        <w:r w:rsidR="00A44400">
          <w:rPr>
            <w:rFonts w:eastAsia="Nunito" w:cstheme="minorHAnsi"/>
            <w:sz w:val="24"/>
            <w:szCs w:val="24"/>
          </w:rPr>
          <w:t>,</w:t>
        </w:r>
      </w:ins>
      <w:r w:rsidRPr="001C45D3">
        <w:rPr>
          <w:rFonts w:eastAsia="Nunito" w:cstheme="minorHAnsi"/>
          <w:sz w:val="24"/>
          <w:szCs w:val="24"/>
        </w:rPr>
        <w:t xml:space="preserve"> y esta a su vez t</w:t>
      </w:r>
      <w:ins w:id="133" w:author="JORGE AIRY MERCADO GUTIERREZ" w:date="2019-07-07T13:25:00Z">
        <w:r w:rsidR="003C2186">
          <w:rPr>
            <w:rFonts w:eastAsia="Nunito" w:cstheme="minorHAnsi"/>
            <w:sz w:val="24"/>
            <w:szCs w:val="24"/>
          </w:rPr>
          <w:t xml:space="preserve">enga </w:t>
        </w:r>
      </w:ins>
      <w:del w:id="134" w:author="JORGE AIRY MERCADO GUTIERREZ" w:date="2019-07-07T13:25:00Z">
        <w:r w:rsidRPr="001C45D3" w:rsidDel="003C2186">
          <w:rPr>
            <w:rFonts w:eastAsia="Nunito" w:cstheme="minorHAnsi"/>
            <w:sz w:val="24"/>
            <w:szCs w:val="24"/>
          </w:rPr>
          <w:delText xml:space="preserve">iene </w:delText>
        </w:r>
      </w:del>
      <w:r w:rsidRPr="001C45D3">
        <w:rPr>
          <w:rFonts w:eastAsia="Nunito" w:cstheme="minorHAnsi"/>
          <w:sz w:val="24"/>
          <w:szCs w:val="24"/>
        </w:rPr>
        <w:t>un efecto en la estimulación eléctrica aplicada y el movimiento resultante.</w:t>
      </w:r>
      <w:del w:id="135" w:author="JORGE AIRY MERCADO GUTIERREZ" w:date="2019-07-07T13:32:00Z">
        <w:r w:rsidRPr="001C45D3" w:rsidDel="002533A4">
          <w:rPr>
            <w:rFonts w:eastAsia="Nunito" w:cstheme="minorHAnsi"/>
            <w:sz w:val="24"/>
            <w:szCs w:val="24"/>
          </w:rPr>
          <w:delText xml:space="preserve"> </w:delText>
        </w:r>
      </w:del>
      <w:ins w:id="136" w:author="JORGE AIRY MERCADO GUTIERREZ" w:date="2019-07-07T13:32:00Z">
        <w:r w:rsidR="002533A4">
          <w:rPr>
            <w:rFonts w:eastAsia="Nunito" w:cstheme="minorHAnsi"/>
            <w:sz w:val="24"/>
            <w:szCs w:val="24"/>
          </w:rPr>
          <w:t xml:space="preserve"> </w:t>
        </w:r>
      </w:ins>
      <w:r w:rsidRPr="001C45D3">
        <w:rPr>
          <w:rFonts w:eastAsia="Nunito" w:cstheme="minorHAnsi"/>
          <w:sz w:val="24"/>
          <w:szCs w:val="24"/>
        </w:rPr>
        <w:t xml:space="preserve">De este modo </w:t>
      </w:r>
      <w:ins w:id="137" w:author="JORGE AIRY MERCADO GUTIERREZ" w:date="2019-07-07T13:36:00Z">
        <w:r w:rsidR="00E965C5">
          <w:rPr>
            <w:rFonts w:eastAsia="Nunito" w:cstheme="minorHAnsi"/>
            <w:sz w:val="24"/>
            <w:szCs w:val="24"/>
          </w:rPr>
          <w:t xml:space="preserve">la operación del sistema </w:t>
        </w:r>
      </w:ins>
      <w:del w:id="138" w:author="JORGE AIRY MERCADO GUTIERREZ" w:date="2019-07-07T13:36:00Z">
        <w:r w:rsidRPr="001C45D3" w:rsidDel="00E965C5">
          <w:rPr>
            <w:rFonts w:eastAsia="Nunito" w:cstheme="minorHAnsi"/>
            <w:sz w:val="24"/>
            <w:szCs w:val="24"/>
          </w:rPr>
          <w:delText>la rehabilitación</w:delText>
        </w:r>
      </w:del>
      <w:r w:rsidRPr="001C45D3">
        <w:rPr>
          <w:rFonts w:eastAsia="Nunito" w:cstheme="minorHAnsi"/>
          <w:sz w:val="24"/>
          <w:szCs w:val="24"/>
        </w:rPr>
        <w:t xml:space="preserve"> ya no se llevará a cabo con una modulación subjetiva de los parámetros de estimulación, </w:t>
      </w:r>
      <w:del w:id="139" w:author="JORGE AIRY MERCADO GUTIERREZ" w:date="2019-07-07T13:26:00Z">
        <w:r w:rsidRPr="001C45D3" w:rsidDel="003C2186">
          <w:rPr>
            <w:rFonts w:eastAsia="Nunito" w:cstheme="minorHAnsi"/>
            <w:sz w:val="24"/>
            <w:szCs w:val="24"/>
          </w:rPr>
          <w:delText>dando así</w:delText>
        </w:r>
      </w:del>
      <w:r w:rsidRPr="001C45D3">
        <w:rPr>
          <w:rFonts w:eastAsia="Nunito" w:cstheme="minorHAnsi"/>
          <w:sz w:val="24"/>
          <w:szCs w:val="24"/>
        </w:rPr>
        <w:t xml:space="preserve"> </w:t>
      </w:r>
      <w:ins w:id="140" w:author="JORGE AIRY MERCADO GUTIERREZ" w:date="2019-07-07T13:26:00Z">
        <w:r w:rsidR="003C2186">
          <w:rPr>
            <w:rFonts w:eastAsia="Nunito" w:cstheme="minorHAnsi"/>
            <w:sz w:val="24"/>
            <w:szCs w:val="24"/>
          </w:rPr>
          <w:t>p</w:t>
        </w:r>
      </w:ins>
      <w:ins w:id="141" w:author="JORGE AIRY MERCADO GUTIERREZ" w:date="2019-07-07T13:27:00Z">
        <w:r w:rsidR="003C2186">
          <w:rPr>
            <w:rFonts w:eastAsia="Nunito" w:cstheme="minorHAnsi"/>
            <w:sz w:val="24"/>
            <w:szCs w:val="24"/>
          </w:rPr>
          <w:t>ermitiendo un mayor control de</w:t>
        </w:r>
      </w:ins>
      <w:ins w:id="142" w:author="JORGE AIRY MERCADO GUTIERREZ" w:date="2019-07-07T13:44:00Z">
        <w:r w:rsidR="005258A2">
          <w:rPr>
            <w:rFonts w:eastAsia="Nunito" w:cstheme="minorHAnsi"/>
            <w:sz w:val="24"/>
            <w:szCs w:val="24"/>
          </w:rPr>
          <w:t xml:space="preserve"> los movimientos</w:t>
        </w:r>
      </w:ins>
      <w:del w:id="143" w:author="JORGE AIRY MERCADO GUTIERREZ" w:date="2019-07-07T13:27:00Z">
        <w:r w:rsidRPr="001C45D3" w:rsidDel="003C2186">
          <w:rPr>
            <w:rFonts w:eastAsia="Nunito" w:cstheme="minorHAnsi"/>
            <w:sz w:val="24"/>
            <w:szCs w:val="24"/>
          </w:rPr>
          <w:delText>mayor importancia a los resultados obtenidos tras</w:delText>
        </w:r>
      </w:del>
      <w:ins w:id="144" w:author="JORGE AIRY MERCADO GUTIERREZ" w:date="2019-07-07T13:28:00Z">
        <w:r w:rsidR="003C2186">
          <w:rPr>
            <w:rFonts w:eastAsia="Nunito" w:cstheme="minorHAnsi"/>
            <w:sz w:val="24"/>
            <w:szCs w:val="24"/>
          </w:rPr>
          <w:t xml:space="preserve"> </w:t>
        </w:r>
      </w:ins>
      <w:ins w:id="145" w:author="JORGE AIRY MERCADO GUTIERREZ" w:date="2019-07-07T13:35:00Z">
        <w:r w:rsidR="00E965C5">
          <w:rPr>
            <w:rFonts w:eastAsia="Nunito" w:cstheme="minorHAnsi"/>
            <w:sz w:val="24"/>
            <w:szCs w:val="24"/>
          </w:rPr>
          <w:t xml:space="preserve">haciéndolo </w:t>
        </w:r>
      </w:ins>
      <w:ins w:id="146" w:author="JORGE AIRY MERCADO GUTIERREZ" w:date="2019-07-07T13:36:00Z">
        <w:r w:rsidR="00E965C5">
          <w:rPr>
            <w:rFonts w:eastAsia="Nunito" w:cstheme="minorHAnsi"/>
            <w:sz w:val="24"/>
            <w:szCs w:val="24"/>
          </w:rPr>
          <w:t>v</w:t>
        </w:r>
      </w:ins>
      <w:ins w:id="147" w:author="JORGE AIRY MERCADO GUTIERREZ" w:date="2019-07-07T13:35:00Z">
        <w:r w:rsidR="00E965C5">
          <w:rPr>
            <w:rFonts w:eastAsia="Nunito" w:cstheme="minorHAnsi"/>
            <w:sz w:val="24"/>
            <w:szCs w:val="24"/>
          </w:rPr>
          <w:t xml:space="preserve">iable </w:t>
        </w:r>
      </w:ins>
      <w:ins w:id="148" w:author="JORGE AIRY MERCADO GUTIERREZ" w:date="2019-07-07T13:36:00Z">
        <w:r w:rsidR="00E965C5">
          <w:rPr>
            <w:rFonts w:eastAsia="Nunito" w:cstheme="minorHAnsi"/>
            <w:sz w:val="24"/>
            <w:szCs w:val="24"/>
          </w:rPr>
          <w:t>su aplicación co</w:t>
        </w:r>
      </w:ins>
      <w:ins w:id="149" w:author="JORGE AIRY MERCADO GUTIERREZ" w:date="2019-07-07T13:30:00Z">
        <w:r w:rsidR="00A44400">
          <w:rPr>
            <w:rFonts w:eastAsia="Nunito" w:cstheme="minorHAnsi"/>
            <w:sz w:val="24"/>
            <w:szCs w:val="24"/>
          </w:rPr>
          <w:t>mo intervención de rehabilitación</w:t>
        </w:r>
      </w:ins>
      <w:del w:id="150" w:author="JORGE AIRY MERCADO GUTIERREZ" w:date="2019-07-07T13:28:00Z">
        <w:r w:rsidRPr="001C45D3" w:rsidDel="003C2186">
          <w:rPr>
            <w:rFonts w:eastAsia="Nunito" w:cstheme="minorHAnsi"/>
            <w:sz w:val="24"/>
            <w:szCs w:val="24"/>
          </w:rPr>
          <w:delText xml:space="preserve"> cada </w:delText>
        </w:r>
      </w:del>
      <w:del w:id="151" w:author="JORGE AIRY MERCADO GUTIERREZ" w:date="2019-07-07T13:27:00Z">
        <w:r w:rsidRPr="001C45D3" w:rsidDel="003C2186">
          <w:rPr>
            <w:rFonts w:eastAsia="Nunito" w:cstheme="minorHAnsi"/>
            <w:sz w:val="24"/>
            <w:szCs w:val="24"/>
          </w:rPr>
          <w:delText>terapia</w:delText>
        </w:r>
      </w:del>
      <w:r w:rsidRPr="001C45D3">
        <w:rPr>
          <w:rFonts w:eastAsia="Nunito" w:cstheme="minorHAnsi"/>
          <w:sz w:val="24"/>
          <w:szCs w:val="24"/>
        </w:rPr>
        <w:t xml:space="preserve">. </w:t>
      </w:r>
    </w:p>
    <w:p w14:paraId="791D8904" w14:textId="54C18997" w:rsidR="002533A4" w:rsidRDefault="005B2931" w:rsidP="001C45D3">
      <w:pPr>
        <w:spacing w:line="360" w:lineRule="auto"/>
        <w:jc w:val="both"/>
        <w:rPr>
          <w:ins w:id="152" w:author="JORGE AIRY MERCADO GUTIERREZ" w:date="2019-07-07T13:32:00Z"/>
          <w:rFonts w:eastAsia="Nunito" w:cstheme="minorHAnsi"/>
          <w:sz w:val="24"/>
          <w:szCs w:val="24"/>
        </w:rPr>
      </w:pPr>
      <w:r w:rsidRPr="001C45D3">
        <w:rPr>
          <w:rFonts w:eastAsia="Nunito" w:cstheme="minorHAnsi"/>
          <w:sz w:val="24"/>
          <w:szCs w:val="24"/>
        </w:rPr>
        <w:t xml:space="preserve">Este </w:t>
      </w:r>
      <w:ins w:id="153" w:author="JORGE AIRY MERCADO GUTIERREZ" w:date="2019-07-07T13:30:00Z">
        <w:r w:rsidR="00A44400">
          <w:rPr>
            <w:rFonts w:eastAsia="Nunito" w:cstheme="minorHAnsi"/>
            <w:sz w:val="24"/>
            <w:szCs w:val="24"/>
          </w:rPr>
          <w:t xml:space="preserve">enfoque </w:t>
        </w:r>
      </w:ins>
      <w:del w:id="154" w:author="JORGE AIRY MERCADO GUTIERREZ" w:date="2019-07-07T13:32:00Z">
        <w:r w:rsidRPr="001C45D3" w:rsidDel="002533A4">
          <w:rPr>
            <w:rFonts w:eastAsia="Nunito" w:cstheme="minorHAnsi"/>
            <w:sz w:val="24"/>
            <w:szCs w:val="24"/>
          </w:rPr>
          <w:delText xml:space="preserve">sistema </w:delText>
        </w:r>
      </w:del>
      <w:del w:id="155" w:author="JORGE AIRY MERCADO GUTIERREZ" w:date="2019-07-07T13:30:00Z">
        <w:r w:rsidRPr="001C45D3" w:rsidDel="00A44400">
          <w:rPr>
            <w:rFonts w:eastAsia="Nunito" w:cstheme="minorHAnsi"/>
            <w:sz w:val="24"/>
            <w:szCs w:val="24"/>
          </w:rPr>
          <w:delText xml:space="preserve">de </w:delText>
        </w:r>
      </w:del>
      <w:ins w:id="156" w:author="JORGE AIRY MERCADO GUTIERREZ" w:date="2019-07-07T13:32:00Z">
        <w:r w:rsidR="002533A4">
          <w:rPr>
            <w:rFonts w:eastAsia="Nunito" w:cstheme="minorHAnsi"/>
            <w:sz w:val="24"/>
            <w:szCs w:val="24"/>
          </w:rPr>
          <w:t xml:space="preserve">en </w:t>
        </w:r>
      </w:ins>
      <w:r w:rsidRPr="001C45D3">
        <w:rPr>
          <w:rFonts w:eastAsia="Nunito" w:cstheme="minorHAnsi"/>
          <w:sz w:val="24"/>
          <w:szCs w:val="24"/>
        </w:rPr>
        <w:t xml:space="preserve">lazo cerrado también </w:t>
      </w:r>
      <w:del w:id="157" w:author="JORGE AIRY MERCADO GUTIERREZ" w:date="2019-07-07T13:31:00Z">
        <w:r w:rsidRPr="001C45D3" w:rsidDel="00E309B5">
          <w:rPr>
            <w:rFonts w:eastAsia="Nunito" w:cstheme="minorHAnsi"/>
            <w:sz w:val="24"/>
            <w:szCs w:val="24"/>
          </w:rPr>
          <w:delText xml:space="preserve">es importante debido a que </w:delText>
        </w:r>
      </w:del>
      <w:ins w:id="158" w:author="JORGE AIRY MERCADO GUTIERREZ" w:date="2019-07-07T13:42:00Z">
        <w:r w:rsidR="00B61038">
          <w:rPr>
            <w:rFonts w:eastAsia="Nunito" w:cstheme="minorHAnsi"/>
            <w:sz w:val="24"/>
            <w:szCs w:val="24"/>
          </w:rPr>
          <w:t xml:space="preserve"> podrá contribuir </w:t>
        </w:r>
      </w:ins>
      <w:del w:id="159" w:author="JORGE AIRY MERCADO GUTIERREZ" w:date="2019-07-07T13:33:00Z">
        <w:r w:rsidRPr="001C45D3" w:rsidDel="002533A4">
          <w:rPr>
            <w:rFonts w:eastAsia="Nunito" w:cstheme="minorHAnsi"/>
            <w:sz w:val="24"/>
            <w:szCs w:val="24"/>
          </w:rPr>
          <w:delText>proporcionará mayor</w:delText>
        </w:r>
      </w:del>
      <w:r w:rsidRPr="001C45D3">
        <w:rPr>
          <w:rFonts w:eastAsia="Nunito" w:cstheme="minorHAnsi"/>
          <w:sz w:val="24"/>
          <w:szCs w:val="24"/>
        </w:rPr>
        <w:t xml:space="preserve"> </w:t>
      </w:r>
      <w:ins w:id="160" w:author="JORGE AIRY MERCADO GUTIERREZ" w:date="2019-07-07T13:42:00Z">
        <w:r w:rsidR="00B61038">
          <w:rPr>
            <w:rFonts w:eastAsia="Nunito" w:cstheme="minorHAnsi"/>
            <w:sz w:val="24"/>
            <w:szCs w:val="24"/>
          </w:rPr>
          <w:t xml:space="preserve">a </w:t>
        </w:r>
      </w:ins>
      <w:ins w:id="161" w:author="JORGE AIRY MERCADO GUTIERREZ" w:date="2019-07-07T13:33:00Z">
        <w:r w:rsidR="002533A4">
          <w:rPr>
            <w:rFonts w:eastAsia="Nunito" w:cstheme="minorHAnsi"/>
            <w:sz w:val="24"/>
            <w:szCs w:val="24"/>
          </w:rPr>
          <w:t xml:space="preserve">la </w:t>
        </w:r>
      </w:ins>
      <w:r w:rsidRPr="001C45D3">
        <w:rPr>
          <w:rFonts w:eastAsia="Nunito" w:cstheme="minorHAnsi"/>
          <w:sz w:val="24"/>
          <w:szCs w:val="24"/>
        </w:rPr>
        <w:t xml:space="preserve">seguridad </w:t>
      </w:r>
      <w:ins w:id="162" w:author="JORGE AIRY MERCADO GUTIERREZ" w:date="2019-07-07T13:33:00Z">
        <w:r w:rsidR="002533A4">
          <w:rPr>
            <w:rFonts w:eastAsia="Nunito" w:cstheme="minorHAnsi"/>
            <w:sz w:val="24"/>
            <w:szCs w:val="24"/>
          </w:rPr>
          <w:t xml:space="preserve">para </w:t>
        </w:r>
      </w:ins>
      <w:del w:id="163" w:author="JORGE AIRY MERCADO GUTIERREZ" w:date="2019-07-07T13:33:00Z">
        <w:r w:rsidRPr="001C45D3" w:rsidDel="002533A4">
          <w:rPr>
            <w:rFonts w:eastAsia="Nunito" w:cstheme="minorHAnsi"/>
            <w:sz w:val="24"/>
            <w:szCs w:val="24"/>
          </w:rPr>
          <w:delText>a</w:delText>
        </w:r>
      </w:del>
      <w:ins w:id="164" w:author="JORGE AIRY MERCADO GUTIERREZ" w:date="2019-07-07T13:33:00Z">
        <w:r w:rsidR="002533A4">
          <w:rPr>
            <w:rFonts w:eastAsia="Nunito" w:cstheme="minorHAnsi"/>
            <w:sz w:val="24"/>
            <w:szCs w:val="24"/>
          </w:rPr>
          <w:t>e</w:t>
        </w:r>
      </w:ins>
      <w:r w:rsidRPr="001C45D3">
        <w:rPr>
          <w:rFonts w:eastAsia="Nunito" w:cstheme="minorHAnsi"/>
          <w:sz w:val="24"/>
          <w:szCs w:val="24"/>
        </w:rPr>
        <w:t>l usuario</w:t>
      </w:r>
      <w:ins w:id="165" w:author="JORGE AIRY MERCADO GUTIERREZ" w:date="2019-07-07T13:31:00Z">
        <w:r w:rsidR="00E309B5">
          <w:rPr>
            <w:rFonts w:eastAsia="Nunito" w:cstheme="minorHAnsi"/>
            <w:sz w:val="24"/>
            <w:szCs w:val="24"/>
          </w:rPr>
          <w:t xml:space="preserve">; </w:t>
        </w:r>
      </w:ins>
      <w:del w:id="166" w:author="JORGE AIRY MERCADO GUTIERREZ" w:date="2019-07-07T13:31:00Z">
        <w:r w:rsidRPr="001C45D3" w:rsidDel="00E309B5">
          <w:rPr>
            <w:rFonts w:eastAsia="Nunito" w:cstheme="minorHAnsi"/>
            <w:sz w:val="24"/>
            <w:szCs w:val="24"/>
          </w:rPr>
          <w:delText>, esto es porque</w:delText>
        </w:r>
      </w:del>
      <w:ins w:id="167" w:author="JORGE AIRY MERCADO GUTIERREZ" w:date="2019-07-07T13:36:00Z">
        <w:r w:rsidR="00BD3BCB">
          <w:rPr>
            <w:rFonts w:eastAsia="Nunito" w:cstheme="minorHAnsi"/>
            <w:sz w:val="24"/>
            <w:szCs w:val="24"/>
          </w:rPr>
          <w:t xml:space="preserve"> hasta ahora</w:t>
        </w:r>
      </w:ins>
      <w:del w:id="168" w:author="JORGE AIRY MERCADO GUTIERREZ" w:date="2019-07-07T13:31:00Z">
        <w:r w:rsidRPr="001C45D3" w:rsidDel="00E309B5">
          <w:rPr>
            <w:rFonts w:eastAsia="Nunito" w:cstheme="minorHAnsi"/>
            <w:sz w:val="24"/>
            <w:szCs w:val="24"/>
          </w:rPr>
          <w:delText xml:space="preserve"> </w:delText>
        </w:r>
      </w:del>
      <w:del w:id="169" w:author="JORGE AIRY MERCADO GUTIERREZ" w:date="2019-07-07T13:36:00Z">
        <w:r w:rsidRPr="001C45D3" w:rsidDel="00BD3BCB">
          <w:rPr>
            <w:rFonts w:eastAsia="Nunito" w:cstheme="minorHAnsi"/>
            <w:sz w:val="24"/>
            <w:szCs w:val="24"/>
          </w:rPr>
          <w:delText>anteriormente</w:delText>
        </w:r>
      </w:del>
      <w:r w:rsidRPr="001C45D3">
        <w:rPr>
          <w:rFonts w:eastAsia="Nunito" w:cstheme="minorHAnsi"/>
          <w:sz w:val="24"/>
          <w:szCs w:val="24"/>
        </w:rPr>
        <w:t xml:space="preserve">, debido a la modificación </w:t>
      </w:r>
      <w:ins w:id="170" w:author="JORGE AIRY MERCADO GUTIERREZ" w:date="2019-07-07T13:31:00Z">
        <w:r w:rsidR="00E309B5">
          <w:rPr>
            <w:rFonts w:eastAsia="Nunito" w:cstheme="minorHAnsi"/>
            <w:sz w:val="24"/>
            <w:szCs w:val="24"/>
          </w:rPr>
          <w:t xml:space="preserve">subjetiva </w:t>
        </w:r>
      </w:ins>
      <w:r w:rsidRPr="001C45D3">
        <w:rPr>
          <w:rFonts w:eastAsia="Nunito" w:cstheme="minorHAnsi"/>
          <w:sz w:val="24"/>
          <w:szCs w:val="24"/>
        </w:rPr>
        <w:t>de parámetros</w:t>
      </w:r>
      <w:ins w:id="171" w:author="JORGE AIRY MERCADO GUTIERREZ" w:date="2019-07-07T13:31:00Z">
        <w:r w:rsidR="00E309B5">
          <w:rPr>
            <w:rFonts w:eastAsia="Nunito" w:cstheme="minorHAnsi"/>
            <w:sz w:val="24"/>
            <w:szCs w:val="24"/>
          </w:rPr>
          <w:t xml:space="preserve"> por parte del experimentador </w:t>
        </w:r>
      </w:ins>
      <w:del w:id="172" w:author="JORGE AIRY MERCADO GUTIERREZ" w:date="2019-07-07T13:31:00Z">
        <w:r w:rsidRPr="001C45D3" w:rsidDel="00E309B5">
          <w:rPr>
            <w:rFonts w:eastAsia="Nunito" w:cstheme="minorHAnsi"/>
            <w:sz w:val="24"/>
            <w:szCs w:val="24"/>
          </w:rPr>
          <w:delText xml:space="preserve"> subjetiva</w:delText>
        </w:r>
      </w:del>
      <w:r w:rsidRPr="001C45D3">
        <w:rPr>
          <w:rFonts w:eastAsia="Nunito" w:cstheme="minorHAnsi"/>
          <w:sz w:val="24"/>
          <w:szCs w:val="24"/>
        </w:rPr>
        <w:t xml:space="preserve">, algunos usuarios </w:t>
      </w:r>
      <w:ins w:id="173" w:author="JORGE AIRY MERCADO GUTIERREZ" w:date="2019-07-07T13:36:00Z">
        <w:r w:rsidR="00BD3BCB">
          <w:rPr>
            <w:rFonts w:eastAsia="Nunito" w:cstheme="minorHAnsi"/>
            <w:sz w:val="24"/>
            <w:szCs w:val="24"/>
          </w:rPr>
          <w:t xml:space="preserve">han </w:t>
        </w:r>
      </w:ins>
      <w:del w:id="174" w:author="JORGE AIRY MERCADO GUTIERREZ" w:date="2019-07-07T13:36:00Z">
        <w:r w:rsidRPr="001C45D3" w:rsidDel="00BD3BCB">
          <w:rPr>
            <w:rFonts w:eastAsia="Nunito" w:cstheme="minorHAnsi"/>
            <w:sz w:val="24"/>
            <w:szCs w:val="24"/>
          </w:rPr>
          <w:delText>llegaron a</w:delText>
        </w:r>
      </w:del>
      <w:del w:id="175" w:author="JORGE AIRY MERCADO GUTIERREZ" w:date="2019-07-07T13:54:00Z">
        <w:r w:rsidRPr="001C45D3" w:rsidDel="005258A2">
          <w:rPr>
            <w:rFonts w:eastAsia="Nunito" w:cstheme="minorHAnsi"/>
            <w:sz w:val="24"/>
            <w:szCs w:val="24"/>
          </w:rPr>
          <w:delText xml:space="preserve"> </w:delText>
        </w:r>
      </w:del>
      <w:ins w:id="176" w:author="JORGE AIRY MERCADO GUTIERREZ" w:date="2019-07-07T13:37:00Z">
        <w:r w:rsidR="00BD3BCB">
          <w:rPr>
            <w:rFonts w:eastAsia="Nunito" w:cstheme="minorHAnsi"/>
            <w:sz w:val="24"/>
            <w:szCs w:val="24"/>
          </w:rPr>
          <w:t xml:space="preserve"> </w:t>
        </w:r>
      </w:ins>
      <w:r w:rsidRPr="001C45D3">
        <w:rPr>
          <w:rFonts w:eastAsia="Nunito" w:cstheme="minorHAnsi"/>
          <w:sz w:val="24"/>
          <w:szCs w:val="24"/>
        </w:rPr>
        <w:t>reporta</w:t>
      </w:r>
      <w:ins w:id="177" w:author="JORGE AIRY MERCADO GUTIERREZ" w:date="2019-07-07T13:54:00Z">
        <w:r w:rsidR="005258A2">
          <w:rPr>
            <w:rFonts w:eastAsia="Nunito" w:cstheme="minorHAnsi"/>
            <w:sz w:val="24"/>
            <w:szCs w:val="24"/>
          </w:rPr>
          <w:t>do</w:t>
        </w:r>
      </w:ins>
      <w:del w:id="178" w:author="JORGE AIRY MERCADO GUTIERREZ" w:date="2019-07-07T13:54:00Z">
        <w:r w:rsidRPr="001C45D3" w:rsidDel="005258A2">
          <w:rPr>
            <w:rFonts w:eastAsia="Nunito" w:cstheme="minorHAnsi"/>
            <w:sz w:val="24"/>
            <w:szCs w:val="24"/>
          </w:rPr>
          <w:delText>r</w:delText>
        </w:r>
      </w:del>
      <w:r w:rsidRPr="001C45D3">
        <w:rPr>
          <w:rFonts w:eastAsia="Nunito" w:cstheme="minorHAnsi"/>
          <w:sz w:val="24"/>
          <w:szCs w:val="24"/>
        </w:rPr>
        <w:t xml:space="preserve"> molestias </w:t>
      </w:r>
      <w:del w:id="179" w:author="JORGE AIRY MERCADO GUTIERREZ" w:date="2019-07-07T13:42:00Z">
        <w:r w:rsidRPr="001C45D3" w:rsidDel="00B61038">
          <w:rPr>
            <w:rFonts w:eastAsia="Nunito" w:cstheme="minorHAnsi"/>
            <w:sz w:val="24"/>
            <w:szCs w:val="24"/>
          </w:rPr>
          <w:delText xml:space="preserve">al realizar la estimulación, las cuales se debían a </w:delText>
        </w:r>
      </w:del>
      <w:ins w:id="180" w:author="JORGE AIRY MERCADO GUTIERREZ" w:date="2019-07-07T13:42:00Z">
        <w:r w:rsidR="00B61038">
          <w:rPr>
            <w:rFonts w:eastAsia="Nunito" w:cstheme="minorHAnsi"/>
            <w:sz w:val="24"/>
            <w:szCs w:val="24"/>
          </w:rPr>
          <w:t xml:space="preserve">ante </w:t>
        </w:r>
      </w:ins>
      <w:del w:id="181" w:author="JORGE AIRY MERCADO GUTIERREZ" w:date="2019-07-07T13:42:00Z">
        <w:r w:rsidRPr="001C45D3" w:rsidDel="00B61038">
          <w:rPr>
            <w:rFonts w:eastAsia="Nunito" w:cstheme="minorHAnsi"/>
            <w:sz w:val="24"/>
            <w:szCs w:val="24"/>
          </w:rPr>
          <w:delText>un ligero</w:delText>
        </w:r>
      </w:del>
      <w:r w:rsidRPr="001C45D3">
        <w:rPr>
          <w:rFonts w:eastAsia="Nunito" w:cstheme="minorHAnsi"/>
          <w:sz w:val="24"/>
          <w:szCs w:val="24"/>
        </w:rPr>
        <w:t xml:space="preserve"> </w:t>
      </w:r>
      <w:ins w:id="182" w:author="JORGE AIRY MERCADO GUTIERREZ" w:date="2019-07-07T13:42:00Z">
        <w:r w:rsidR="00B61038">
          <w:rPr>
            <w:rFonts w:eastAsia="Nunito" w:cstheme="minorHAnsi"/>
            <w:sz w:val="24"/>
            <w:szCs w:val="24"/>
          </w:rPr>
          <w:t xml:space="preserve">incrementos </w:t>
        </w:r>
      </w:ins>
      <w:del w:id="183" w:author="JORGE AIRY MERCADO GUTIERREZ" w:date="2019-07-07T13:42:00Z">
        <w:r w:rsidRPr="001C45D3" w:rsidDel="00B61038">
          <w:rPr>
            <w:rFonts w:eastAsia="Nunito" w:cstheme="minorHAnsi"/>
            <w:sz w:val="24"/>
            <w:szCs w:val="24"/>
          </w:rPr>
          <w:delText>incremento</w:delText>
        </w:r>
      </w:del>
      <w:r w:rsidRPr="001C45D3">
        <w:rPr>
          <w:rFonts w:eastAsia="Nunito" w:cstheme="minorHAnsi"/>
          <w:sz w:val="24"/>
          <w:szCs w:val="24"/>
        </w:rPr>
        <w:t xml:space="preserve"> en la </w:t>
      </w:r>
      <w:ins w:id="184" w:author="JORGE AIRY MERCADO GUTIERREZ" w:date="2019-07-07T13:42:00Z">
        <w:r w:rsidR="00B61038">
          <w:rPr>
            <w:rFonts w:eastAsia="Nunito" w:cstheme="minorHAnsi"/>
            <w:sz w:val="24"/>
            <w:szCs w:val="24"/>
          </w:rPr>
          <w:t xml:space="preserve">intensidad de </w:t>
        </w:r>
      </w:ins>
      <w:del w:id="185" w:author="JORGE AIRY MERCADO GUTIERREZ" w:date="2019-07-07T13:42:00Z">
        <w:r w:rsidRPr="001C45D3" w:rsidDel="00B61038">
          <w:rPr>
            <w:rFonts w:eastAsia="Nunito" w:cstheme="minorHAnsi"/>
            <w:sz w:val="24"/>
            <w:szCs w:val="24"/>
          </w:rPr>
          <w:delText>amplitud de la corriente</w:delText>
        </w:r>
      </w:del>
      <w:r w:rsidRPr="001C45D3">
        <w:rPr>
          <w:rFonts w:eastAsia="Nunito" w:cstheme="minorHAnsi"/>
          <w:sz w:val="24"/>
          <w:szCs w:val="24"/>
        </w:rPr>
        <w:t xml:space="preserve"> </w:t>
      </w:r>
      <w:proofErr w:type="spellStart"/>
      <w:r w:rsidRPr="001C45D3">
        <w:rPr>
          <w:rFonts w:eastAsia="Nunito" w:cstheme="minorHAnsi"/>
          <w:sz w:val="24"/>
          <w:szCs w:val="24"/>
        </w:rPr>
        <w:t>de</w:t>
      </w:r>
      <w:proofErr w:type="spellEnd"/>
      <w:r w:rsidRPr="001C45D3">
        <w:rPr>
          <w:rFonts w:eastAsia="Nunito" w:cstheme="minorHAnsi"/>
          <w:sz w:val="24"/>
          <w:szCs w:val="24"/>
        </w:rPr>
        <w:t xml:space="preserve"> </w:t>
      </w:r>
      <w:ins w:id="186" w:author="JORGE AIRY MERCADO GUTIERREZ" w:date="2019-07-07T13:42:00Z">
        <w:r w:rsidR="00B61038">
          <w:rPr>
            <w:rFonts w:eastAsia="Nunito" w:cstheme="minorHAnsi"/>
            <w:sz w:val="24"/>
            <w:szCs w:val="24"/>
          </w:rPr>
          <w:t xml:space="preserve">la </w:t>
        </w:r>
      </w:ins>
      <w:r w:rsidRPr="001C45D3">
        <w:rPr>
          <w:rFonts w:eastAsia="Nunito" w:cstheme="minorHAnsi"/>
          <w:sz w:val="24"/>
          <w:szCs w:val="24"/>
        </w:rPr>
        <w:t>estimulación</w:t>
      </w:r>
      <w:ins w:id="187" w:author="JORGE AIRY MERCADO GUTIERREZ" w:date="2019-07-07T13:43:00Z">
        <w:r w:rsidR="00B61038">
          <w:rPr>
            <w:rFonts w:eastAsia="Nunito" w:cstheme="minorHAnsi"/>
            <w:sz w:val="24"/>
            <w:szCs w:val="24"/>
          </w:rPr>
          <w:t xml:space="preserve"> entre repeticiones de </w:t>
        </w:r>
      </w:ins>
      <w:ins w:id="188" w:author="JORGE AIRY MERCADO GUTIERREZ" w:date="2019-07-07T13:54:00Z">
        <w:r w:rsidR="005258A2">
          <w:rPr>
            <w:rFonts w:eastAsia="Nunito" w:cstheme="minorHAnsi"/>
            <w:sz w:val="24"/>
            <w:szCs w:val="24"/>
          </w:rPr>
          <w:t xml:space="preserve">los </w:t>
        </w:r>
      </w:ins>
      <w:ins w:id="189" w:author="JORGE AIRY MERCADO GUTIERREZ" w:date="2019-07-07T13:43:00Z">
        <w:r w:rsidR="00B61038">
          <w:rPr>
            <w:rFonts w:eastAsia="Nunito" w:cstheme="minorHAnsi"/>
            <w:sz w:val="24"/>
            <w:szCs w:val="24"/>
          </w:rPr>
          <w:t>movimientos generados por FE</w:t>
        </w:r>
      </w:ins>
      <w:ins w:id="190" w:author="JORGE AIRY MERCADO GUTIERREZ" w:date="2019-07-07T13:54:00Z">
        <w:r w:rsidR="005258A2">
          <w:rPr>
            <w:rFonts w:eastAsia="Nunito" w:cstheme="minorHAnsi"/>
            <w:sz w:val="24"/>
            <w:szCs w:val="24"/>
          </w:rPr>
          <w:t>S</w:t>
        </w:r>
      </w:ins>
      <w:r w:rsidRPr="001C45D3">
        <w:rPr>
          <w:rFonts w:eastAsia="Nunito" w:cstheme="minorHAnsi"/>
          <w:sz w:val="24"/>
          <w:szCs w:val="24"/>
        </w:rPr>
        <w:t xml:space="preserve">, lo cual </w:t>
      </w:r>
      <w:del w:id="191" w:author="JORGE AIRY MERCADO GUTIERREZ" w:date="2019-07-07T13:43:00Z">
        <w:r w:rsidRPr="001C45D3" w:rsidDel="00321801">
          <w:rPr>
            <w:rFonts w:eastAsia="Nunito" w:cstheme="minorHAnsi"/>
            <w:sz w:val="24"/>
            <w:szCs w:val="24"/>
          </w:rPr>
          <w:delText xml:space="preserve">sólo </w:delText>
        </w:r>
      </w:del>
      <w:r w:rsidRPr="001C45D3">
        <w:rPr>
          <w:rFonts w:eastAsia="Nunito" w:cstheme="minorHAnsi"/>
          <w:sz w:val="24"/>
          <w:szCs w:val="24"/>
        </w:rPr>
        <w:t xml:space="preserve">se </w:t>
      </w:r>
      <w:del w:id="192" w:author="JORGE AIRY MERCADO GUTIERREZ" w:date="2019-07-07T13:43:00Z">
        <w:r w:rsidRPr="001C45D3" w:rsidDel="00321801">
          <w:rPr>
            <w:rFonts w:eastAsia="Nunito" w:cstheme="minorHAnsi"/>
            <w:sz w:val="24"/>
            <w:szCs w:val="24"/>
          </w:rPr>
          <w:delText>podría</w:delText>
        </w:r>
      </w:del>
      <w:r w:rsidRPr="001C45D3">
        <w:rPr>
          <w:rFonts w:eastAsia="Nunito" w:cstheme="minorHAnsi"/>
          <w:sz w:val="24"/>
          <w:szCs w:val="24"/>
        </w:rPr>
        <w:t xml:space="preserve"> </w:t>
      </w:r>
      <w:ins w:id="193" w:author="JORGE AIRY MERCADO GUTIERREZ" w:date="2019-07-07T13:43:00Z">
        <w:r w:rsidR="00321801">
          <w:rPr>
            <w:rFonts w:eastAsia="Nunito" w:cstheme="minorHAnsi"/>
            <w:sz w:val="24"/>
            <w:szCs w:val="24"/>
          </w:rPr>
          <w:t xml:space="preserve">puede </w:t>
        </w:r>
      </w:ins>
      <w:r w:rsidRPr="001C45D3">
        <w:rPr>
          <w:rFonts w:eastAsia="Nunito" w:cstheme="minorHAnsi"/>
          <w:sz w:val="24"/>
          <w:szCs w:val="24"/>
        </w:rPr>
        <w:t xml:space="preserve">detener con un botón de paro que controla el experimentador. </w:t>
      </w:r>
    </w:p>
    <w:p w14:paraId="0C14EA6A" w14:textId="2AEA08E2" w:rsidR="007525DD" w:rsidRDefault="005B2931" w:rsidP="001C45D3">
      <w:pPr>
        <w:spacing w:line="360" w:lineRule="auto"/>
        <w:jc w:val="both"/>
        <w:rPr>
          <w:rFonts w:eastAsia="Nunito" w:cstheme="minorHAnsi"/>
          <w:sz w:val="24"/>
          <w:szCs w:val="24"/>
        </w:rPr>
      </w:pPr>
      <w:r w:rsidRPr="001C45D3">
        <w:rPr>
          <w:rFonts w:eastAsia="Nunito" w:cstheme="minorHAnsi"/>
          <w:sz w:val="24"/>
          <w:szCs w:val="24"/>
        </w:rPr>
        <w:t xml:space="preserve">Por último, este proyecto </w:t>
      </w:r>
      <w:del w:id="194" w:author="JORGE AIRY MERCADO GUTIERREZ" w:date="2019-07-08T12:01:00Z">
        <w:r w:rsidRPr="001C45D3" w:rsidDel="00DB2521">
          <w:rPr>
            <w:rFonts w:eastAsia="Nunito" w:cstheme="minorHAnsi"/>
            <w:sz w:val="24"/>
            <w:szCs w:val="24"/>
          </w:rPr>
          <w:delText>es importante porque</w:delText>
        </w:r>
      </w:del>
      <w:r w:rsidRPr="001C45D3">
        <w:rPr>
          <w:rFonts w:eastAsia="Nunito" w:cstheme="minorHAnsi"/>
          <w:sz w:val="24"/>
          <w:szCs w:val="24"/>
        </w:rPr>
        <w:t xml:space="preserve"> </w:t>
      </w:r>
      <w:del w:id="195" w:author="JORGE AIRY MERCADO GUTIERREZ" w:date="2019-07-08T12:00:00Z">
        <w:r w:rsidRPr="001C45D3" w:rsidDel="00DB2521">
          <w:rPr>
            <w:rFonts w:eastAsia="Nunito" w:cstheme="minorHAnsi"/>
            <w:sz w:val="24"/>
            <w:szCs w:val="24"/>
          </w:rPr>
          <w:delText>a su término se</w:delText>
        </w:r>
      </w:del>
      <w:r w:rsidRPr="001C45D3">
        <w:rPr>
          <w:rFonts w:eastAsia="Nunito" w:cstheme="minorHAnsi"/>
          <w:sz w:val="24"/>
          <w:szCs w:val="24"/>
        </w:rPr>
        <w:t xml:space="preserve"> </w:t>
      </w:r>
      <w:ins w:id="196" w:author="JORGE AIRY MERCADO GUTIERREZ" w:date="2019-07-08T12:00:00Z">
        <w:r w:rsidR="00DB2521">
          <w:rPr>
            <w:rFonts w:eastAsia="Nunito" w:cstheme="minorHAnsi"/>
            <w:sz w:val="24"/>
            <w:szCs w:val="24"/>
          </w:rPr>
          <w:t>busca</w:t>
        </w:r>
      </w:ins>
      <w:del w:id="197" w:author="JORGE AIRY MERCADO GUTIERREZ" w:date="2019-07-08T12:01:00Z">
        <w:r w:rsidRPr="001C45D3" w:rsidDel="00DB2521">
          <w:rPr>
            <w:rFonts w:eastAsia="Nunito" w:cstheme="minorHAnsi"/>
            <w:sz w:val="24"/>
            <w:szCs w:val="24"/>
          </w:rPr>
          <w:delText>logrará</w:delText>
        </w:r>
      </w:del>
      <w:r w:rsidRPr="001C45D3">
        <w:rPr>
          <w:rFonts w:eastAsia="Nunito" w:cstheme="minorHAnsi"/>
          <w:sz w:val="24"/>
          <w:szCs w:val="24"/>
        </w:rPr>
        <w:t xml:space="preserve"> reducir la dependencia del experimentador al momento de realizar la estimulación</w:t>
      </w:r>
      <w:ins w:id="198" w:author="JORGE AIRY MERCADO GUTIERREZ" w:date="2019-07-07T13:55:00Z">
        <w:r w:rsidR="00561C69">
          <w:rPr>
            <w:rFonts w:eastAsia="Nunito" w:cstheme="minorHAnsi"/>
            <w:sz w:val="24"/>
            <w:szCs w:val="24"/>
          </w:rPr>
          <w:t>, permitiendo el desarrollo de aplicaciones</w:t>
        </w:r>
      </w:ins>
      <w:ins w:id="199" w:author="JORGE AIRY MERCADO GUTIERREZ" w:date="2019-07-08T12:01:00Z">
        <w:r w:rsidR="00DB2521">
          <w:rPr>
            <w:rFonts w:eastAsia="Nunito" w:cstheme="minorHAnsi"/>
            <w:sz w:val="24"/>
            <w:szCs w:val="24"/>
          </w:rPr>
          <w:t xml:space="preserve"> </w:t>
        </w:r>
      </w:ins>
      <w:ins w:id="200" w:author="JORGE AIRY MERCADO GUTIERREZ" w:date="2019-07-07T13:56:00Z">
        <w:r w:rsidR="00561C69">
          <w:rPr>
            <w:rFonts w:eastAsia="Nunito" w:cstheme="minorHAnsi"/>
            <w:sz w:val="24"/>
            <w:szCs w:val="24"/>
          </w:rPr>
          <w:t xml:space="preserve">en lazo cerrado (retroalimentados), que midan de manera objetiva el resultado de la estimulación, </w:t>
        </w:r>
      </w:ins>
      <w:ins w:id="201" w:author="JORGE AIRY MERCADO GUTIERREZ" w:date="2019-07-08T12:03:00Z">
        <w:r w:rsidR="00D7476F">
          <w:rPr>
            <w:rFonts w:eastAsia="Nunito" w:cstheme="minorHAnsi"/>
            <w:sz w:val="24"/>
            <w:szCs w:val="24"/>
          </w:rPr>
          <w:t xml:space="preserve">y </w:t>
        </w:r>
      </w:ins>
      <w:ins w:id="202" w:author="JORGE AIRY MERCADO GUTIERREZ" w:date="2019-07-08T12:05:00Z">
        <w:r w:rsidR="0091672D">
          <w:rPr>
            <w:rFonts w:eastAsia="Nunito" w:cstheme="minorHAnsi"/>
            <w:sz w:val="24"/>
            <w:szCs w:val="24"/>
          </w:rPr>
          <w:t xml:space="preserve">mediante </w:t>
        </w:r>
      </w:ins>
      <w:ins w:id="203" w:author="JORGE AIRY MERCADO GUTIERREZ" w:date="2019-07-07T13:57:00Z">
        <w:r w:rsidR="00561C69">
          <w:rPr>
            <w:rFonts w:eastAsia="Nunito" w:cstheme="minorHAnsi"/>
            <w:sz w:val="24"/>
            <w:szCs w:val="24"/>
          </w:rPr>
          <w:t>algoritmos</w:t>
        </w:r>
      </w:ins>
      <w:ins w:id="204" w:author="JORGE AIRY MERCADO GUTIERREZ" w:date="2019-07-08T12:06:00Z">
        <w:r w:rsidR="00A24347">
          <w:rPr>
            <w:rFonts w:eastAsia="Nunito" w:cstheme="minorHAnsi"/>
            <w:sz w:val="24"/>
            <w:szCs w:val="24"/>
          </w:rPr>
          <w:t xml:space="preserve"> de procesamiento</w:t>
        </w:r>
      </w:ins>
      <w:ins w:id="205" w:author="JORGE AIRY MERCADO GUTIERREZ" w:date="2019-07-07T13:57:00Z">
        <w:r w:rsidR="00561C69">
          <w:rPr>
            <w:rFonts w:eastAsia="Nunito" w:cstheme="minorHAnsi"/>
            <w:sz w:val="24"/>
            <w:szCs w:val="24"/>
          </w:rPr>
          <w:t xml:space="preserve"> </w:t>
        </w:r>
        <w:r w:rsidR="00820FCC">
          <w:rPr>
            <w:rFonts w:eastAsia="Nunito" w:cstheme="minorHAnsi"/>
            <w:sz w:val="24"/>
            <w:szCs w:val="24"/>
          </w:rPr>
          <w:t>y modelos de control</w:t>
        </w:r>
      </w:ins>
      <w:ins w:id="206" w:author="JORGE AIRY MERCADO GUTIERREZ" w:date="2019-07-08T12:06:00Z">
        <w:r w:rsidR="00A24347">
          <w:rPr>
            <w:rFonts w:eastAsia="Nunito" w:cstheme="minorHAnsi"/>
            <w:sz w:val="24"/>
            <w:szCs w:val="24"/>
          </w:rPr>
          <w:t xml:space="preserve"> en líne</w:t>
        </w:r>
      </w:ins>
      <w:ins w:id="207" w:author="JORGE AIRY MERCADO GUTIERREZ" w:date="2019-07-08T12:07:00Z">
        <w:r w:rsidR="00A24347">
          <w:rPr>
            <w:rFonts w:eastAsia="Nunito" w:cstheme="minorHAnsi"/>
            <w:sz w:val="24"/>
            <w:szCs w:val="24"/>
          </w:rPr>
          <w:t xml:space="preserve">a, contribuyan a </w:t>
        </w:r>
      </w:ins>
      <w:ins w:id="208" w:author="JORGE AIRY MERCADO GUTIERREZ" w:date="2019-07-08T12:05:00Z">
        <w:r w:rsidR="0091672D">
          <w:rPr>
            <w:rFonts w:eastAsia="Nunito" w:cstheme="minorHAnsi"/>
            <w:sz w:val="24"/>
            <w:szCs w:val="24"/>
          </w:rPr>
          <w:t>la participación del usuario y beneficios a la rehabilitación.</w:t>
        </w:r>
      </w:ins>
      <w:del w:id="209" w:author="JORGE AIRY MERCADO GUTIERREZ" w:date="2019-07-07T13:55:00Z">
        <w:r w:rsidRPr="001C45D3" w:rsidDel="00561C69">
          <w:rPr>
            <w:rFonts w:eastAsia="Nunito" w:cstheme="minorHAnsi"/>
            <w:sz w:val="24"/>
            <w:szCs w:val="24"/>
          </w:rPr>
          <w:delText>.</w:delText>
        </w:r>
      </w:del>
      <w:del w:id="210" w:author="JORGE AIRY MERCADO GUTIERREZ" w:date="2019-07-08T12:05:00Z">
        <w:r w:rsidR="007525DD" w:rsidDel="0091672D">
          <w:rPr>
            <w:rFonts w:eastAsia="Nunito" w:cstheme="minorHAnsi"/>
            <w:sz w:val="24"/>
            <w:szCs w:val="24"/>
          </w:rPr>
          <w:br w:type="page"/>
        </w:r>
      </w:del>
    </w:p>
    <w:p w14:paraId="05947546" w14:textId="6D95BE9C" w:rsidR="00E733B1" w:rsidRPr="00F3184D" w:rsidRDefault="005B2931" w:rsidP="001C45D3">
      <w:pPr>
        <w:pStyle w:val="Subttulo"/>
        <w:spacing w:line="360" w:lineRule="auto"/>
        <w:rPr>
          <w:b/>
          <w:bCs/>
          <w:color w:val="000000" w:themeColor="text1"/>
          <w:sz w:val="40"/>
          <w:szCs w:val="40"/>
        </w:rPr>
      </w:pPr>
      <w:r w:rsidRPr="00F3184D">
        <w:rPr>
          <w:b/>
          <w:bCs/>
          <w:color w:val="000000" w:themeColor="text1"/>
          <w:sz w:val="40"/>
          <w:szCs w:val="40"/>
        </w:rPr>
        <w:lastRenderedPageBreak/>
        <w:t>3</w:t>
      </w:r>
      <w:r w:rsidR="00BC4F14" w:rsidRPr="00F3184D">
        <w:rPr>
          <w:b/>
          <w:bCs/>
          <w:color w:val="000000" w:themeColor="text1"/>
          <w:sz w:val="40"/>
          <w:szCs w:val="40"/>
        </w:rPr>
        <w:t xml:space="preserve">. </w:t>
      </w:r>
      <w:r w:rsidR="00E733B1" w:rsidRPr="00F3184D">
        <w:rPr>
          <w:b/>
          <w:bCs/>
          <w:color w:val="000000" w:themeColor="text1"/>
          <w:sz w:val="40"/>
          <w:szCs w:val="40"/>
        </w:rPr>
        <w:t>Planteamiento del problema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3</w:instrText>
      </w:r>
      <w:r w:rsidR="005B19FA" w:rsidRPr="00F3184D">
        <w:rPr>
          <w:b/>
          <w:bCs/>
          <w:color w:val="000000" w:themeColor="text1"/>
          <w:sz w:val="40"/>
          <w:szCs w:val="40"/>
        </w:rPr>
        <w:instrText>. Planteamiento del problema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1B757D77" w14:textId="5D64A860" w:rsidR="004D7D3D" w:rsidRDefault="004D7D3D" w:rsidP="004D7D3D">
      <w:pPr>
        <w:spacing w:line="360" w:lineRule="auto"/>
        <w:jc w:val="both"/>
        <w:rPr>
          <w:ins w:id="211" w:author="JORGE AIRY MERCADO GUTIERREZ" w:date="2019-07-08T12:17:00Z"/>
          <w:color w:val="000000" w:themeColor="text1"/>
          <w:sz w:val="24"/>
        </w:rPr>
      </w:pPr>
      <w:ins w:id="212" w:author="JORGE AIRY MERCADO GUTIERREZ" w:date="2019-07-08T12:18:00Z">
        <w:r>
          <w:rPr>
            <w:color w:val="000000" w:themeColor="text1"/>
            <w:sz w:val="24"/>
          </w:rPr>
          <w:t xml:space="preserve">Desarrollar e integrar </w:t>
        </w:r>
      </w:ins>
      <w:del w:id="213" w:author="JORGE AIRY MERCADO GUTIERREZ" w:date="2019-07-08T12:18:00Z">
        <w:r w:rsidR="005660C5" w:rsidRPr="002D0121" w:rsidDel="004D7D3D">
          <w:rPr>
            <w:color w:val="000000" w:themeColor="text1"/>
            <w:sz w:val="24"/>
          </w:rPr>
          <w:delText>Desarrollar la</w:delText>
        </w:r>
      </w:del>
      <w:r w:rsidR="005660C5" w:rsidRPr="002D0121">
        <w:rPr>
          <w:color w:val="000000" w:themeColor="text1"/>
          <w:sz w:val="24"/>
        </w:rPr>
        <w:t xml:space="preserve"> </w:t>
      </w:r>
      <w:ins w:id="214" w:author="JORGE AIRY MERCADO GUTIERREZ" w:date="2019-07-08T12:18:00Z">
        <w:r>
          <w:rPr>
            <w:color w:val="000000" w:themeColor="text1"/>
            <w:sz w:val="24"/>
          </w:rPr>
          <w:t xml:space="preserve">los bloques </w:t>
        </w:r>
      </w:ins>
      <w:del w:id="215" w:author="JORGE AIRY MERCADO GUTIERREZ" w:date="2019-07-08T12:18:00Z">
        <w:r w:rsidR="005660C5" w:rsidRPr="002D0121" w:rsidDel="004D7D3D">
          <w:rPr>
            <w:color w:val="000000" w:themeColor="text1"/>
            <w:sz w:val="24"/>
          </w:rPr>
          <w:delText xml:space="preserve">infraestructura </w:delText>
        </w:r>
      </w:del>
      <w:r w:rsidR="005660C5" w:rsidRPr="002D0121">
        <w:rPr>
          <w:color w:val="000000" w:themeColor="text1"/>
          <w:sz w:val="24"/>
        </w:rPr>
        <w:t xml:space="preserve">de software </w:t>
      </w:r>
      <w:ins w:id="216" w:author="JORGE AIRY MERCADO GUTIERREZ" w:date="2019-07-08T12:19:00Z">
        <w:r>
          <w:rPr>
            <w:color w:val="000000" w:themeColor="text1"/>
            <w:sz w:val="24"/>
          </w:rPr>
          <w:t xml:space="preserve">de una </w:t>
        </w:r>
        <w:proofErr w:type="spellStart"/>
        <w:r>
          <w:rPr>
            <w:color w:val="000000" w:themeColor="text1"/>
            <w:sz w:val="24"/>
          </w:rPr>
          <w:t>neuroprótesis</w:t>
        </w:r>
        <w:proofErr w:type="spellEnd"/>
        <w:r>
          <w:rPr>
            <w:color w:val="000000" w:themeColor="text1"/>
            <w:sz w:val="24"/>
          </w:rPr>
          <w:t xml:space="preserve"> basada en estimulación eléctrica funcional, </w:t>
        </w:r>
      </w:ins>
      <w:ins w:id="217" w:author="JORGE AIRY MERCADO GUTIERREZ" w:date="2019-07-08T12:18:00Z">
        <w:r>
          <w:rPr>
            <w:color w:val="000000" w:themeColor="text1"/>
            <w:sz w:val="24"/>
          </w:rPr>
          <w:t xml:space="preserve">necesarios para </w:t>
        </w:r>
      </w:ins>
      <w:del w:id="218" w:author="JORGE AIRY MERCADO GUTIERREZ" w:date="2019-07-07T13:59:00Z">
        <w:r w:rsidR="005660C5" w:rsidRPr="002D0121" w:rsidDel="00B0414D">
          <w:rPr>
            <w:color w:val="000000" w:themeColor="text1"/>
            <w:sz w:val="24"/>
          </w:rPr>
          <w:delText>para lograr</w:delText>
        </w:r>
      </w:del>
      <w:del w:id="219" w:author="JORGE AIRY MERCADO GUTIERREZ" w:date="2019-07-08T12:15:00Z">
        <w:r w:rsidR="005660C5" w:rsidRPr="002D0121" w:rsidDel="004D7D3D">
          <w:rPr>
            <w:color w:val="000000" w:themeColor="text1"/>
            <w:sz w:val="24"/>
          </w:rPr>
          <w:delText xml:space="preserve"> estimulación eléctrica </w:delText>
        </w:r>
      </w:del>
      <w:del w:id="220" w:author="JORGE AIRY MERCADO GUTIERREZ" w:date="2019-07-08T12:09:00Z">
        <w:r w:rsidR="005660C5" w:rsidRPr="002D0121" w:rsidDel="00466CC6">
          <w:rPr>
            <w:color w:val="000000" w:themeColor="text1"/>
            <w:sz w:val="24"/>
          </w:rPr>
          <w:delText xml:space="preserve">y </w:delText>
        </w:r>
      </w:del>
      <w:ins w:id="221" w:author="JORGE AIRY MERCADO GUTIERREZ" w:date="2019-07-08T12:15:00Z">
        <w:r>
          <w:rPr>
            <w:color w:val="000000" w:themeColor="text1"/>
            <w:sz w:val="24"/>
          </w:rPr>
          <w:t xml:space="preserve">adquirir </w:t>
        </w:r>
      </w:ins>
      <w:del w:id="222" w:author="JORGE AIRY MERCADO GUTIERREZ" w:date="2019-07-08T12:15:00Z">
        <w:r w:rsidR="005660C5" w:rsidRPr="002D0121" w:rsidDel="004D7D3D">
          <w:rPr>
            <w:color w:val="000000" w:themeColor="text1"/>
            <w:sz w:val="24"/>
          </w:rPr>
          <w:delText>registr</w:delText>
        </w:r>
      </w:del>
      <w:del w:id="223" w:author="JORGE AIRY MERCADO GUTIERREZ" w:date="2019-07-08T12:09:00Z">
        <w:r w:rsidR="005660C5" w:rsidRPr="002D0121" w:rsidDel="00466CC6">
          <w:rPr>
            <w:color w:val="000000" w:themeColor="text1"/>
            <w:sz w:val="24"/>
          </w:rPr>
          <w:delText>o</w:delText>
        </w:r>
      </w:del>
      <w:del w:id="224" w:author="JORGE AIRY MERCADO GUTIERREZ" w:date="2019-07-08T12:15:00Z">
        <w:r w:rsidR="005660C5" w:rsidRPr="002D0121" w:rsidDel="004D7D3D">
          <w:rPr>
            <w:color w:val="000000" w:themeColor="text1"/>
            <w:sz w:val="24"/>
          </w:rPr>
          <w:delText xml:space="preserve"> </w:delText>
        </w:r>
      </w:del>
      <w:ins w:id="225" w:author="JORGE AIRY MERCADO GUTIERREZ" w:date="2019-07-08T12:19:00Z">
        <w:r>
          <w:rPr>
            <w:color w:val="000000" w:themeColor="text1"/>
            <w:sz w:val="24"/>
          </w:rPr>
          <w:t>y</w:t>
        </w:r>
      </w:ins>
      <w:ins w:id="226" w:author="JORGE AIRY MERCADO GUTIERREZ" w:date="2019-07-08T12:09:00Z">
        <w:r w:rsidR="00466CC6">
          <w:rPr>
            <w:color w:val="000000" w:themeColor="text1"/>
            <w:sz w:val="24"/>
          </w:rPr>
          <w:t xml:space="preserve"> procesar </w:t>
        </w:r>
      </w:ins>
      <w:del w:id="227" w:author="JORGE AIRY MERCADO GUTIERREZ" w:date="2019-07-08T12:09:00Z">
        <w:r w:rsidR="005660C5" w:rsidRPr="002D0121" w:rsidDel="00466CC6">
          <w:rPr>
            <w:color w:val="000000" w:themeColor="text1"/>
            <w:sz w:val="24"/>
          </w:rPr>
          <w:delText xml:space="preserve">de </w:delText>
        </w:r>
      </w:del>
      <w:r w:rsidR="005660C5" w:rsidRPr="002D0121">
        <w:rPr>
          <w:color w:val="000000" w:themeColor="text1"/>
          <w:sz w:val="24"/>
        </w:rPr>
        <w:t xml:space="preserve">señales bioeléctricas </w:t>
      </w:r>
      <w:ins w:id="228" w:author="JORGE AIRY MERCADO GUTIERREZ" w:date="2019-07-08T12:19:00Z">
        <w:r>
          <w:rPr>
            <w:color w:val="000000" w:themeColor="text1"/>
            <w:sz w:val="24"/>
          </w:rPr>
          <w:t xml:space="preserve">de manera simultánea a la </w:t>
        </w:r>
      </w:ins>
      <w:ins w:id="229" w:author="JORGE AIRY MERCADO GUTIERREZ" w:date="2019-07-08T12:20:00Z">
        <w:r>
          <w:rPr>
            <w:color w:val="000000" w:themeColor="text1"/>
            <w:sz w:val="24"/>
          </w:rPr>
          <w:t>aplicación de pulsos</w:t>
        </w:r>
      </w:ins>
      <w:ins w:id="230" w:author="JORGE AIRY MERCADO GUTIERREZ" w:date="2019-07-08T12:15:00Z">
        <w:r>
          <w:rPr>
            <w:color w:val="000000" w:themeColor="text1"/>
            <w:sz w:val="24"/>
          </w:rPr>
          <w:t xml:space="preserve"> </w:t>
        </w:r>
      </w:ins>
      <w:ins w:id="231" w:author="JORGE AIRY MERCADO GUTIERREZ" w:date="2019-07-08T12:23:00Z">
        <w:r w:rsidR="00B4074F">
          <w:rPr>
            <w:color w:val="000000" w:themeColor="text1"/>
            <w:sz w:val="24"/>
          </w:rPr>
          <w:t xml:space="preserve">de </w:t>
        </w:r>
      </w:ins>
      <w:ins w:id="232" w:author="JORGE AIRY MERCADO GUTIERREZ" w:date="2019-07-08T12:15:00Z">
        <w:r>
          <w:rPr>
            <w:color w:val="000000" w:themeColor="text1"/>
            <w:sz w:val="24"/>
          </w:rPr>
          <w:t>estimulación eléctrica</w:t>
        </w:r>
      </w:ins>
      <w:ins w:id="233" w:author="JORGE AIRY MERCADO GUTIERREZ" w:date="2019-07-08T12:16:00Z">
        <w:r>
          <w:rPr>
            <w:color w:val="000000" w:themeColor="text1"/>
            <w:sz w:val="24"/>
          </w:rPr>
          <w:t xml:space="preserve"> </w:t>
        </w:r>
      </w:ins>
      <w:del w:id="234" w:author="JORGE AIRY MERCADO GUTIERREZ" w:date="2019-07-08T12:17:00Z">
        <w:r w:rsidR="005660C5" w:rsidRPr="002D0121" w:rsidDel="004D7D3D">
          <w:rPr>
            <w:color w:val="000000" w:themeColor="text1"/>
            <w:sz w:val="24"/>
          </w:rPr>
          <w:delText>de manera simultánea</w:delText>
        </w:r>
      </w:del>
      <w:ins w:id="235" w:author="JORGE AIRY MERCADO GUTIERREZ" w:date="2019-07-08T12:16:00Z">
        <w:r>
          <w:rPr>
            <w:color w:val="000000" w:themeColor="text1"/>
            <w:sz w:val="24"/>
          </w:rPr>
          <w:t>,</w:t>
        </w:r>
      </w:ins>
      <w:ins w:id="236" w:author="JORGE AIRY MERCADO GUTIERREZ" w:date="2019-07-08T12:11:00Z">
        <w:r w:rsidR="007D275C">
          <w:rPr>
            <w:color w:val="000000" w:themeColor="text1"/>
            <w:sz w:val="24"/>
          </w:rPr>
          <w:t xml:space="preserve"> en un enfoque en lazo cerrado</w:t>
        </w:r>
      </w:ins>
      <w:ins w:id="237" w:author="JORGE AIRY MERCADO GUTIERREZ" w:date="2019-07-08T12:17:00Z">
        <w:r>
          <w:rPr>
            <w:color w:val="000000" w:themeColor="text1"/>
            <w:sz w:val="24"/>
          </w:rPr>
          <w:t xml:space="preserve"> (con retroalimentación)</w:t>
        </w:r>
      </w:ins>
      <w:ins w:id="238" w:author="JORGE AIRY MERCADO GUTIERREZ" w:date="2019-07-08T12:24:00Z">
        <w:r w:rsidR="00B4074F">
          <w:rPr>
            <w:color w:val="000000" w:themeColor="text1"/>
            <w:sz w:val="24"/>
          </w:rPr>
          <w:t xml:space="preserve"> con mínimo tiempo de latencia.</w:t>
        </w:r>
      </w:ins>
    </w:p>
    <w:p w14:paraId="0FE72D81" w14:textId="18FE84C8" w:rsidR="004D7D3D" w:rsidRDefault="004D7D3D" w:rsidP="004D7D3D">
      <w:pPr>
        <w:spacing w:line="360" w:lineRule="auto"/>
        <w:jc w:val="both"/>
        <w:rPr>
          <w:ins w:id="239" w:author="JORGE AIRY MERCADO GUTIERREZ" w:date="2019-07-08T12:17:00Z"/>
          <w:color w:val="000000" w:themeColor="text1"/>
          <w:sz w:val="24"/>
        </w:rPr>
      </w:pPr>
      <w:ins w:id="240" w:author="JORGE AIRY MERCADO GUTIERREZ" w:date="2019-07-08T12:17:00Z">
        <w:r>
          <w:rPr>
            <w:color w:val="000000" w:themeColor="text1"/>
            <w:sz w:val="24"/>
          </w:rPr>
          <w:t>Est</w:t>
        </w:r>
      </w:ins>
      <w:ins w:id="241" w:author="JORGE AIRY MERCADO GUTIERREZ" w:date="2019-07-08T12:20:00Z">
        <w:r>
          <w:rPr>
            <w:color w:val="000000" w:themeColor="text1"/>
            <w:sz w:val="24"/>
          </w:rPr>
          <w:t xml:space="preserve">e desarrollo se utilizará para implementar una aplicación </w:t>
        </w:r>
      </w:ins>
      <w:ins w:id="242" w:author="JORGE AIRY MERCADO GUTIERREZ" w:date="2019-07-08T12:24:00Z">
        <w:r w:rsidR="00B4074F">
          <w:rPr>
            <w:color w:val="000000" w:themeColor="text1"/>
            <w:sz w:val="24"/>
          </w:rPr>
          <w:t>FES para reha</w:t>
        </w:r>
      </w:ins>
      <w:ins w:id="243" w:author="JORGE AIRY MERCADO GUTIERREZ" w:date="2019-07-08T12:25:00Z">
        <w:r w:rsidR="00B4074F">
          <w:rPr>
            <w:color w:val="000000" w:themeColor="text1"/>
            <w:sz w:val="24"/>
          </w:rPr>
          <w:t xml:space="preserve">bilitación de miembro superior, basada en el </w:t>
        </w:r>
      </w:ins>
      <w:ins w:id="244" w:author="JORGE AIRY MERCADO GUTIERREZ" w:date="2019-07-08T12:24:00Z">
        <w:r w:rsidR="00B4074F">
          <w:rPr>
            <w:color w:val="000000" w:themeColor="text1"/>
            <w:sz w:val="24"/>
          </w:rPr>
          <w:t>control contralateral de la mano</w:t>
        </w:r>
      </w:ins>
      <w:ins w:id="245" w:author="JORGE AIRY MERCADO GUTIERREZ" w:date="2019-07-08T12:25:00Z">
        <w:r w:rsidR="00B4074F">
          <w:rPr>
            <w:color w:val="000000" w:themeColor="text1"/>
            <w:sz w:val="24"/>
          </w:rPr>
          <w:t xml:space="preserve"> a partir de señales </w:t>
        </w:r>
      </w:ins>
      <w:proofErr w:type="spellStart"/>
      <w:ins w:id="246" w:author="JORGE AIRY MERCADO GUTIERREZ" w:date="2019-07-08T12:24:00Z">
        <w:r w:rsidR="00B4074F">
          <w:rPr>
            <w:color w:val="000000" w:themeColor="text1"/>
            <w:sz w:val="24"/>
          </w:rPr>
          <w:t>sEMG</w:t>
        </w:r>
        <w:proofErr w:type="spellEnd"/>
        <w:r w:rsidR="00B4074F">
          <w:rPr>
            <w:color w:val="000000" w:themeColor="text1"/>
            <w:sz w:val="24"/>
          </w:rPr>
          <w:t xml:space="preserve"> y sensores</w:t>
        </w:r>
      </w:ins>
      <w:ins w:id="247" w:author="JORGE AIRY MERCADO GUTIERREZ" w:date="2019-07-08T12:25:00Z">
        <w:r w:rsidR="00B4074F">
          <w:rPr>
            <w:color w:val="000000" w:themeColor="text1"/>
            <w:sz w:val="24"/>
          </w:rPr>
          <w:t xml:space="preserve"> de posición</w:t>
        </w:r>
      </w:ins>
      <w:ins w:id="248" w:author="JORGE AIRY MERCADO GUTIERREZ" w:date="2019-07-08T12:24:00Z">
        <w:r w:rsidR="00B4074F">
          <w:rPr>
            <w:color w:val="000000" w:themeColor="text1"/>
            <w:sz w:val="24"/>
          </w:rPr>
          <w:t>.</w:t>
        </w:r>
      </w:ins>
    </w:p>
    <w:p w14:paraId="0A9B3D31" w14:textId="69B882E3" w:rsidR="005660C5" w:rsidRPr="002D0121" w:rsidDel="00B4074F" w:rsidRDefault="005660C5" w:rsidP="004D7D3D">
      <w:pPr>
        <w:spacing w:line="360" w:lineRule="auto"/>
        <w:jc w:val="both"/>
        <w:rPr>
          <w:del w:id="249" w:author="JORGE AIRY MERCADO GUTIERREZ" w:date="2019-07-08T12:24:00Z"/>
          <w:color w:val="000000" w:themeColor="text1"/>
          <w:sz w:val="24"/>
        </w:rPr>
      </w:pPr>
      <w:del w:id="250" w:author="JORGE AIRY MERCADO GUTIERREZ" w:date="2019-07-07T14:00:00Z">
        <w:r w:rsidRPr="002D0121" w:rsidDel="00841C71">
          <w:rPr>
            <w:color w:val="000000" w:themeColor="text1"/>
            <w:sz w:val="24"/>
          </w:rPr>
          <w:delText xml:space="preserve"> </w:delText>
        </w:r>
      </w:del>
      <w:del w:id="251" w:author="JORGE AIRY MERCADO GUTIERREZ" w:date="2019-07-07T14:01:00Z">
        <w:r w:rsidRPr="002D0121" w:rsidDel="00841C71">
          <w:rPr>
            <w:color w:val="000000" w:themeColor="text1"/>
            <w:sz w:val="24"/>
          </w:rPr>
          <w:delText>que permita la</w:delText>
        </w:r>
      </w:del>
      <w:del w:id="252" w:author="JORGE AIRY MERCADO GUTIERREZ" w:date="2019-07-08T12:24:00Z">
        <w:r w:rsidRPr="002D0121" w:rsidDel="00B4074F">
          <w:rPr>
            <w:color w:val="000000" w:themeColor="text1"/>
            <w:sz w:val="24"/>
          </w:rPr>
          <w:delText xml:space="preserve"> </w:delText>
        </w:r>
      </w:del>
      <w:del w:id="253" w:author="JORGE AIRY MERCADO GUTIERREZ" w:date="2019-07-08T12:09:00Z">
        <w:r w:rsidRPr="002D0121" w:rsidDel="00466CC6">
          <w:rPr>
            <w:color w:val="000000" w:themeColor="text1"/>
            <w:sz w:val="24"/>
          </w:rPr>
          <w:delText xml:space="preserve">reducción del tiempo </w:delText>
        </w:r>
      </w:del>
      <w:del w:id="254" w:author="JORGE AIRY MERCADO GUTIERREZ" w:date="2019-07-08T12:24:00Z">
        <w:r w:rsidRPr="002D0121" w:rsidDel="00B4074F">
          <w:rPr>
            <w:color w:val="000000" w:themeColor="text1"/>
            <w:sz w:val="24"/>
          </w:rPr>
          <w:delText>de latencia</w:delText>
        </w:r>
      </w:del>
      <w:del w:id="255" w:author="JORGE AIRY MERCADO GUTIERREZ" w:date="2019-07-08T12:10:00Z">
        <w:r w:rsidRPr="002D0121" w:rsidDel="00466CC6">
          <w:rPr>
            <w:color w:val="000000" w:themeColor="text1"/>
            <w:sz w:val="24"/>
          </w:rPr>
          <w:delText xml:space="preserve"> para el inicio </w:delText>
        </w:r>
        <w:r w:rsidR="00532750" w:rsidRPr="002D0121" w:rsidDel="00466CC6">
          <w:rPr>
            <w:color w:val="000000" w:themeColor="text1"/>
            <w:sz w:val="24"/>
          </w:rPr>
          <w:delText xml:space="preserve">y ajuste </w:delText>
        </w:r>
      </w:del>
      <w:del w:id="256" w:author="JORGE AIRY MERCADO GUTIERREZ" w:date="2019-07-08T12:24:00Z">
        <w:r w:rsidRPr="002D0121" w:rsidDel="00B4074F">
          <w:rPr>
            <w:color w:val="000000" w:themeColor="text1"/>
            <w:sz w:val="24"/>
          </w:rPr>
          <w:delText xml:space="preserve">de </w:delText>
        </w:r>
      </w:del>
      <w:del w:id="257" w:author="JORGE AIRY MERCADO GUTIERREZ" w:date="2019-07-08T12:14:00Z">
        <w:r w:rsidRPr="002D0121" w:rsidDel="004D7D3D">
          <w:rPr>
            <w:color w:val="000000" w:themeColor="text1"/>
            <w:sz w:val="24"/>
          </w:rPr>
          <w:delText xml:space="preserve">la </w:delText>
        </w:r>
      </w:del>
      <w:del w:id="258" w:author="JORGE AIRY MERCADO GUTIERREZ" w:date="2019-07-08T12:24:00Z">
        <w:r w:rsidRPr="002D0121" w:rsidDel="00B4074F">
          <w:rPr>
            <w:color w:val="000000" w:themeColor="text1"/>
            <w:sz w:val="24"/>
          </w:rPr>
          <w:delText>estimulación</w:delText>
        </w:r>
      </w:del>
      <w:del w:id="259" w:author="JORGE AIRY MERCADO GUTIERREZ" w:date="2019-07-08T12:14:00Z">
        <w:r w:rsidRPr="002D0121" w:rsidDel="004D7D3D">
          <w:rPr>
            <w:color w:val="000000" w:themeColor="text1"/>
            <w:sz w:val="24"/>
          </w:rPr>
          <w:delText xml:space="preserve"> eléctrica</w:delText>
        </w:r>
      </w:del>
      <w:del w:id="260" w:author="JORGE AIRY MERCADO GUTIERREZ" w:date="2019-07-08T12:11:00Z">
        <w:r w:rsidRPr="002D0121" w:rsidDel="007D275C">
          <w:rPr>
            <w:color w:val="000000" w:themeColor="text1"/>
            <w:sz w:val="24"/>
          </w:rPr>
          <w:delText>.</w:delText>
        </w:r>
      </w:del>
    </w:p>
    <w:p w14:paraId="08EA0749" w14:textId="51FF6E8D" w:rsidR="00964362" w:rsidRPr="002D0121" w:rsidDel="00B4074F" w:rsidRDefault="00964362" w:rsidP="00B4074F">
      <w:pPr>
        <w:spacing w:line="360" w:lineRule="auto"/>
        <w:jc w:val="both"/>
        <w:rPr>
          <w:del w:id="261" w:author="JORGE AIRY MERCADO GUTIERREZ" w:date="2019-07-08T12:25:00Z"/>
          <w:b/>
          <w:bCs/>
          <w:color w:val="000000" w:themeColor="text1"/>
        </w:rPr>
        <w:pPrChange w:id="262" w:author="JORGE AIRY MERCADO GUTIERREZ" w:date="2019-07-08T12:25:00Z">
          <w:pPr>
            <w:pStyle w:val="Subttulo"/>
            <w:spacing w:line="360" w:lineRule="auto"/>
          </w:pPr>
        </w:pPrChange>
      </w:pPr>
      <w:del w:id="263" w:author="JORGE AIRY MERCADO GUTIERREZ" w:date="2019-07-08T12:25:00Z">
        <w:r w:rsidRPr="002D0121" w:rsidDel="00B4074F">
          <w:rPr>
            <w:b/>
            <w:bCs/>
            <w:color w:val="000000" w:themeColor="text1"/>
          </w:rPr>
          <w:br w:type="page"/>
        </w:r>
      </w:del>
    </w:p>
    <w:p w14:paraId="7CFBD154" w14:textId="470AEB19" w:rsidR="00532750" w:rsidRPr="00F3184D" w:rsidRDefault="00532750" w:rsidP="00B4074F">
      <w:pPr>
        <w:spacing w:line="360" w:lineRule="auto"/>
        <w:jc w:val="both"/>
        <w:rPr>
          <w:b/>
          <w:bCs/>
          <w:color w:val="000000" w:themeColor="text1"/>
          <w:sz w:val="40"/>
          <w:szCs w:val="40"/>
        </w:rPr>
        <w:pPrChange w:id="264" w:author="JORGE AIRY MERCADO GUTIERREZ" w:date="2019-07-08T12:25:00Z">
          <w:pPr>
            <w:pStyle w:val="Subttulo"/>
            <w:spacing w:line="360" w:lineRule="auto"/>
          </w:pPr>
        </w:pPrChange>
      </w:pPr>
      <w:r w:rsidRPr="00F3184D">
        <w:rPr>
          <w:b/>
          <w:bCs/>
          <w:color w:val="000000" w:themeColor="text1"/>
          <w:sz w:val="40"/>
          <w:szCs w:val="40"/>
        </w:rPr>
        <w:lastRenderedPageBreak/>
        <w:t>4. Marco teórico</w:t>
      </w:r>
      <w:r w:rsidRPr="00F3184D">
        <w:rPr>
          <w:b/>
          <w:bCs/>
          <w:color w:val="000000" w:themeColor="text1"/>
          <w:sz w:val="40"/>
          <w:szCs w:val="40"/>
        </w:rPr>
        <w:fldChar w:fldCharType="begin"/>
      </w:r>
      <w:r w:rsidRPr="00F3184D">
        <w:rPr>
          <w:sz w:val="40"/>
          <w:szCs w:val="40"/>
        </w:rPr>
        <w:instrText xml:space="preserve"> XE "</w:instrText>
      </w:r>
      <w:r w:rsidRPr="00F3184D">
        <w:rPr>
          <w:b/>
          <w:bCs/>
          <w:color w:val="000000" w:themeColor="text1"/>
          <w:sz w:val="40"/>
          <w:szCs w:val="40"/>
        </w:rPr>
        <w:instrText>4. Marco teórico</w:instrText>
      </w:r>
      <w:r w:rsidRPr="00F3184D">
        <w:rPr>
          <w:sz w:val="40"/>
          <w:szCs w:val="40"/>
        </w:rPr>
        <w:instrText xml:space="preserve">" </w:instrText>
      </w:r>
      <w:r w:rsidRPr="00F3184D">
        <w:rPr>
          <w:b/>
          <w:bCs/>
          <w:color w:val="000000" w:themeColor="text1"/>
          <w:sz w:val="40"/>
          <w:szCs w:val="40"/>
        </w:rPr>
        <w:fldChar w:fldCharType="end"/>
      </w:r>
    </w:p>
    <w:p w14:paraId="5685D70D" w14:textId="07EBD7FD" w:rsidR="00257873" w:rsidRPr="001C45D3" w:rsidRDefault="00257873" w:rsidP="001C45D3">
      <w:pPr>
        <w:spacing w:line="360" w:lineRule="auto"/>
        <w:jc w:val="both"/>
        <w:rPr>
          <w:bCs/>
          <w:i/>
          <w:iCs/>
          <w:color w:val="000000" w:themeColor="text1"/>
          <w:sz w:val="28"/>
          <w:szCs w:val="28"/>
        </w:rPr>
      </w:pPr>
      <w:r w:rsidRPr="001C45D3">
        <w:rPr>
          <w:bCs/>
          <w:i/>
          <w:iCs/>
          <w:color w:val="000000" w:themeColor="text1"/>
          <w:sz w:val="28"/>
          <w:szCs w:val="28"/>
        </w:rPr>
        <w:t xml:space="preserve">4.1 Estimulación eléctrica funcional </w:t>
      </w:r>
      <w:r w:rsidRPr="001C45D3">
        <w:rPr>
          <w:bCs/>
          <w:i/>
          <w:iCs/>
          <w:color w:val="000000" w:themeColor="text1"/>
          <w:sz w:val="28"/>
          <w:szCs w:val="28"/>
        </w:rPr>
        <w:fldChar w:fldCharType="begin"/>
      </w:r>
      <w:r w:rsidRPr="001C45D3">
        <w:rPr>
          <w:i/>
          <w:iCs/>
          <w:sz w:val="28"/>
          <w:szCs w:val="28"/>
        </w:rPr>
        <w:instrText xml:space="preserve"> XE "</w:instrText>
      </w:r>
      <w:r w:rsidRPr="001C45D3">
        <w:rPr>
          <w:bCs/>
          <w:i/>
          <w:iCs/>
          <w:color w:val="000000" w:themeColor="text1"/>
          <w:sz w:val="28"/>
          <w:szCs w:val="28"/>
        </w:rPr>
        <w:instrText>4. Marco teórico:</w:instrText>
      </w:r>
      <w:r w:rsidRPr="001C45D3">
        <w:rPr>
          <w:i/>
          <w:iCs/>
          <w:sz w:val="28"/>
          <w:szCs w:val="28"/>
        </w:rPr>
        <w:instrText xml:space="preserve">4.1 Estimulación eléctrica funcional" </w:instrText>
      </w:r>
      <w:r w:rsidRPr="001C45D3">
        <w:rPr>
          <w:bCs/>
          <w:i/>
          <w:iCs/>
          <w:color w:val="000000" w:themeColor="text1"/>
          <w:sz w:val="28"/>
          <w:szCs w:val="28"/>
        </w:rPr>
        <w:fldChar w:fldCharType="end"/>
      </w:r>
    </w:p>
    <w:p w14:paraId="6797E995" w14:textId="319583BA" w:rsidR="00257873" w:rsidRPr="001C45D3" w:rsidRDefault="00257873" w:rsidP="001C45D3">
      <w:pPr>
        <w:spacing w:line="360" w:lineRule="auto"/>
        <w:jc w:val="both"/>
        <w:rPr>
          <w:bCs/>
          <w:color w:val="000000" w:themeColor="text1"/>
          <w:sz w:val="24"/>
          <w:szCs w:val="24"/>
        </w:rPr>
      </w:pPr>
      <w:r w:rsidRPr="001C45D3">
        <w:rPr>
          <w:bCs/>
          <w:color w:val="000000" w:themeColor="text1"/>
          <w:sz w:val="24"/>
          <w:szCs w:val="24"/>
        </w:rPr>
        <w:t xml:space="preserve">La estimulación eléctrica funcional (FES, por sus siglas en inglés) es la aplicación de corriente eléctrica a tejido excitable para </w:t>
      </w:r>
      <w:r w:rsidR="00DC0D34" w:rsidRPr="001C45D3">
        <w:rPr>
          <w:bCs/>
          <w:color w:val="000000" w:themeColor="text1"/>
          <w:sz w:val="24"/>
          <w:szCs w:val="24"/>
        </w:rPr>
        <w:t>suplementar</w:t>
      </w:r>
      <w:r w:rsidRPr="001C45D3">
        <w:rPr>
          <w:bCs/>
          <w:color w:val="000000" w:themeColor="text1"/>
          <w:sz w:val="24"/>
          <w:szCs w:val="24"/>
        </w:rPr>
        <w:t xml:space="preserve"> o reemplazar funciones que se han perdido en individuos con daños neurológicos. El propósito de la intervención FES es habilitar funciones que se han perdido en individuos con daño al sistema nervioso mediante la sustitución o asistencia a las habilidades voluntarias de dichos individuos.</w:t>
      </w:r>
      <w:r w:rsidR="00DC0D34" w:rsidRPr="001C45D3">
        <w:rPr>
          <w:bCs/>
          <w:color w:val="000000" w:themeColor="text1"/>
          <w:sz w:val="24"/>
          <w:szCs w:val="24"/>
        </w:rPr>
        <w:t xml:space="preserve"> En las aplicaciones FES la estimulación es requerida para lograr una función deseada, por lo tanto, los sistemas FES usualmente se diseñan para ser controlados </w:t>
      </w:r>
      <w:ins w:id="265" w:author="JORGE AIRY MERCADO GUTIERREZ" w:date="2019-07-08T11:11:00Z">
        <w:r w:rsidR="00E1314F">
          <w:rPr>
            <w:bCs/>
            <w:color w:val="000000" w:themeColor="text1"/>
            <w:sz w:val="24"/>
            <w:szCs w:val="24"/>
          </w:rPr>
          <w:t xml:space="preserve">a partir </w:t>
        </w:r>
      </w:ins>
      <w:ins w:id="266" w:author="JORGE AIRY MERCADO GUTIERREZ" w:date="2019-07-08T12:26:00Z">
        <w:r w:rsidR="0030781B">
          <w:rPr>
            <w:bCs/>
            <w:color w:val="000000" w:themeColor="text1"/>
            <w:sz w:val="24"/>
            <w:szCs w:val="24"/>
          </w:rPr>
          <w:t xml:space="preserve">de señales relacionadas a la actividad o intención del </w:t>
        </w:r>
      </w:ins>
      <w:del w:id="267" w:author="JORGE AIRY MERCADO GUTIERREZ" w:date="2019-07-08T12:26:00Z">
        <w:r w:rsidR="00DC0D34" w:rsidRPr="001C45D3" w:rsidDel="0030781B">
          <w:rPr>
            <w:bCs/>
            <w:color w:val="000000" w:themeColor="text1"/>
            <w:sz w:val="24"/>
            <w:szCs w:val="24"/>
          </w:rPr>
          <w:delText>por el</w:delText>
        </w:r>
      </w:del>
      <w:r w:rsidR="00DC0D34" w:rsidRPr="001C45D3">
        <w:rPr>
          <w:bCs/>
          <w:color w:val="000000" w:themeColor="text1"/>
          <w:sz w:val="24"/>
          <w:szCs w:val="24"/>
        </w:rPr>
        <w:t xml:space="preserve"> propio usuario. Los dispositivos FES que son usados para sustituir una función neurológica que se ha perdido son comúnmente llamadas </w:t>
      </w:r>
      <w:proofErr w:type="spellStart"/>
      <w:r w:rsidR="00DC0D34" w:rsidRPr="001C45D3">
        <w:rPr>
          <w:bCs/>
          <w:color w:val="000000" w:themeColor="text1"/>
          <w:sz w:val="24"/>
          <w:szCs w:val="24"/>
        </w:rPr>
        <w:t>neuroprótesis</w:t>
      </w:r>
      <w:proofErr w:type="spellEnd"/>
      <w:r w:rsidR="004D1619">
        <w:rPr>
          <w:bCs/>
          <w:color w:val="000000" w:themeColor="text1"/>
          <w:sz w:val="24"/>
          <w:szCs w:val="24"/>
        </w:rPr>
        <w:t xml:space="preserve"> [3]</w:t>
      </w:r>
      <w:r w:rsidR="00DC0D34" w:rsidRPr="001C45D3">
        <w:rPr>
          <w:bCs/>
          <w:color w:val="000000" w:themeColor="text1"/>
          <w:sz w:val="24"/>
          <w:szCs w:val="24"/>
        </w:rPr>
        <w:t>.</w:t>
      </w:r>
    </w:p>
    <w:p w14:paraId="18CD1F04" w14:textId="3E7A0239" w:rsidR="00401912"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w:t>
      </w:r>
      <w:r w:rsidR="00257873" w:rsidRPr="004D1619">
        <w:rPr>
          <w:bCs/>
          <w:i/>
          <w:iCs/>
          <w:color w:val="000000" w:themeColor="text1"/>
          <w:sz w:val="28"/>
          <w:szCs w:val="28"/>
        </w:rPr>
        <w:t>2</w:t>
      </w:r>
      <w:r w:rsidR="00532750" w:rsidRPr="004D1619">
        <w:rPr>
          <w:bCs/>
          <w:i/>
          <w:iCs/>
          <w:color w:val="000000" w:themeColor="text1"/>
          <w:sz w:val="28"/>
          <w:szCs w:val="28"/>
        </w:rPr>
        <w:t xml:space="preserve"> </w:t>
      </w:r>
      <w:proofErr w:type="spellStart"/>
      <w:r w:rsidR="00532750" w:rsidRPr="004D1619">
        <w:rPr>
          <w:bCs/>
          <w:i/>
          <w:iCs/>
          <w:color w:val="000000" w:themeColor="text1"/>
          <w:sz w:val="28"/>
          <w:szCs w:val="28"/>
        </w:rPr>
        <w:t>Neuroprótesis</w:t>
      </w:r>
      <w:proofErr w:type="spellEnd"/>
      <w:r w:rsidR="00532750" w:rsidRPr="004D1619">
        <w:rPr>
          <w:bCs/>
          <w:i/>
          <w:iCs/>
          <w:color w:val="000000" w:themeColor="text1"/>
          <w:sz w:val="28"/>
          <w:szCs w:val="28"/>
        </w:rPr>
        <w:t xml:space="preserve"> </w:t>
      </w:r>
      <w:r w:rsidR="00532750" w:rsidRPr="004D1619">
        <w:rPr>
          <w:bCs/>
          <w:i/>
          <w:iCs/>
          <w:color w:val="000000" w:themeColor="text1"/>
          <w:sz w:val="28"/>
          <w:szCs w:val="28"/>
        </w:rPr>
        <w:fldChar w:fldCharType="begin"/>
      </w:r>
      <w:r w:rsidR="00532750" w:rsidRPr="004D1619">
        <w:rPr>
          <w:bCs/>
          <w:i/>
          <w:iCs/>
          <w:sz w:val="28"/>
          <w:szCs w:val="28"/>
        </w:rPr>
        <w:instrText xml:space="preserve"> XE "</w:instrText>
      </w:r>
      <w:r w:rsidR="003675A9" w:rsidRPr="004D1619">
        <w:rPr>
          <w:bCs/>
          <w:i/>
          <w:iCs/>
          <w:color w:val="000000" w:themeColor="text1"/>
          <w:sz w:val="28"/>
          <w:szCs w:val="28"/>
        </w:rPr>
        <w:instrText>4</w:instrText>
      </w:r>
      <w:r w:rsidR="00532750" w:rsidRPr="004D1619">
        <w:rPr>
          <w:bCs/>
          <w:i/>
          <w:iCs/>
          <w:color w:val="000000" w:themeColor="text1"/>
          <w:sz w:val="28"/>
          <w:szCs w:val="28"/>
        </w:rPr>
        <w:instrText>. Marco teórico:</w:instrText>
      </w:r>
      <w:r w:rsidR="003675A9" w:rsidRPr="004D1619">
        <w:rPr>
          <w:bCs/>
          <w:i/>
          <w:iCs/>
          <w:sz w:val="28"/>
          <w:szCs w:val="28"/>
        </w:rPr>
        <w:instrText>4</w:instrText>
      </w:r>
      <w:r w:rsidR="00532750" w:rsidRPr="004D1619">
        <w:rPr>
          <w:bCs/>
          <w:i/>
          <w:iCs/>
          <w:sz w:val="28"/>
          <w:szCs w:val="28"/>
        </w:rPr>
        <w:instrText>.</w:instrText>
      </w:r>
      <w:r w:rsidR="00257873" w:rsidRPr="004D1619">
        <w:rPr>
          <w:bCs/>
          <w:i/>
          <w:iCs/>
          <w:sz w:val="28"/>
          <w:szCs w:val="28"/>
        </w:rPr>
        <w:instrText>2</w:instrText>
      </w:r>
      <w:r w:rsidR="00532750" w:rsidRPr="004D1619">
        <w:rPr>
          <w:bCs/>
          <w:i/>
          <w:iCs/>
          <w:sz w:val="28"/>
          <w:szCs w:val="28"/>
        </w:rPr>
        <w:instrText xml:space="preserve"> Neuroprótesis" </w:instrText>
      </w:r>
      <w:r w:rsidR="00532750" w:rsidRPr="004D1619">
        <w:rPr>
          <w:bCs/>
          <w:i/>
          <w:iCs/>
          <w:color w:val="000000" w:themeColor="text1"/>
          <w:sz w:val="28"/>
          <w:szCs w:val="28"/>
        </w:rPr>
        <w:fldChar w:fldCharType="end"/>
      </w:r>
    </w:p>
    <w:p w14:paraId="74528EEB" w14:textId="416489E3" w:rsidR="00401912" w:rsidRPr="001C45D3" w:rsidRDefault="002D0121" w:rsidP="001C45D3">
      <w:pPr>
        <w:spacing w:line="360" w:lineRule="auto"/>
        <w:jc w:val="both"/>
        <w:rPr>
          <w:bCs/>
          <w:color w:val="000000" w:themeColor="text1"/>
          <w:sz w:val="24"/>
          <w:szCs w:val="24"/>
        </w:rPr>
      </w:pPr>
      <w:r w:rsidRPr="001C45D3">
        <w:rPr>
          <w:bCs/>
          <w:color w:val="000000" w:themeColor="text1"/>
          <w:sz w:val="24"/>
          <w:szCs w:val="24"/>
        </w:rPr>
        <w:t xml:space="preserve">Una </w:t>
      </w:r>
      <w:proofErr w:type="spellStart"/>
      <w:r w:rsidRPr="001C45D3">
        <w:rPr>
          <w:bCs/>
          <w:color w:val="000000" w:themeColor="text1"/>
          <w:sz w:val="24"/>
          <w:szCs w:val="24"/>
        </w:rPr>
        <w:t>neuroprótesis</w:t>
      </w:r>
      <w:proofErr w:type="spellEnd"/>
      <w:r w:rsidR="000A552D" w:rsidRPr="001C45D3">
        <w:rPr>
          <w:bCs/>
          <w:color w:val="000000" w:themeColor="text1"/>
          <w:sz w:val="24"/>
          <w:szCs w:val="24"/>
        </w:rPr>
        <w:t xml:space="preserve"> (NP)</w:t>
      </w:r>
      <w:r w:rsidRPr="001C45D3">
        <w:rPr>
          <w:bCs/>
          <w:color w:val="000000" w:themeColor="text1"/>
          <w:sz w:val="24"/>
          <w:szCs w:val="24"/>
        </w:rPr>
        <w:t xml:space="preserve"> es un dispositivo que proporciona ráfagas cortas de impulsos eléctricos al sistema nervioso central o periférico</w:t>
      </w:r>
      <w:r w:rsidR="00695DA4" w:rsidRPr="001C45D3">
        <w:rPr>
          <w:bCs/>
          <w:color w:val="000000" w:themeColor="text1"/>
          <w:sz w:val="24"/>
          <w:szCs w:val="24"/>
        </w:rPr>
        <w:t xml:space="preserve"> a través de electrodos superficiales,</w:t>
      </w:r>
      <w:r w:rsidR="001B79C5" w:rsidRPr="001C45D3">
        <w:rPr>
          <w:bCs/>
          <w:color w:val="000000" w:themeColor="text1"/>
          <w:sz w:val="24"/>
          <w:szCs w:val="24"/>
        </w:rPr>
        <w:t xml:space="preserve"> para lograr producir funciones sensoriales o motoras. </w:t>
      </w:r>
      <w:r w:rsidR="00FD61AE" w:rsidRPr="001C45D3">
        <w:rPr>
          <w:bCs/>
          <w:color w:val="000000" w:themeColor="text1"/>
          <w:sz w:val="24"/>
          <w:szCs w:val="24"/>
        </w:rPr>
        <w:t xml:space="preserve">Estos dispositivos buscan sustituir o </w:t>
      </w:r>
      <w:r w:rsidR="00193C8D">
        <w:rPr>
          <w:bCs/>
          <w:color w:val="000000" w:themeColor="text1"/>
          <w:sz w:val="24"/>
          <w:szCs w:val="24"/>
        </w:rPr>
        <w:t>asistir</w:t>
      </w:r>
      <w:r w:rsidR="00FD61AE" w:rsidRPr="001C45D3">
        <w:rPr>
          <w:bCs/>
          <w:color w:val="000000" w:themeColor="text1"/>
          <w:sz w:val="24"/>
          <w:szCs w:val="24"/>
        </w:rPr>
        <w:t xml:space="preserve"> una función dañada debido a una lesión o enfermedad en el sistema nervioso de un organismo</w:t>
      </w:r>
      <w:r w:rsidR="00FF39E0" w:rsidRPr="001C45D3">
        <w:rPr>
          <w:bCs/>
          <w:color w:val="000000" w:themeColor="text1"/>
          <w:sz w:val="24"/>
          <w:szCs w:val="24"/>
        </w:rPr>
        <w:t xml:space="preserve"> </w:t>
      </w:r>
      <w:r w:rsidR="002A2727" w:rsidRPr="001C45D3">
        <w:rPr>
          <w:bCs/>
          <w:color w:val="000000" w:themeColor="text1"/>
          <w:sz w:val="24"/>
          <w:szCs w:val="24"/>
        </w:rPr>
        <w:t>[1][2]</w:t>
      </w:r>
      <w:r w:rsidR="00FF39E0" w:rsidRPr="001C45D3">
        <w:rPr>
          <w:bCs/>
          <w:color w:val="000000" w:themeColor="text1"/>
          <w:sz w:val="24"/>
          <w:szCs w:val="24"/>
        </w:rPr>
        <w:t>.</w:t>
      </w:r>
    </w:p>
    <w:p w14:paraId="249C239B" w14:textId="5B1547B2" w:rsidR="00695DA4" w:rsidRDefault="00695DA4" w:rsidP="001C45D3">
      <w:pPr>
        <w:spacing w:line="360" w:lineRule="auto"/>
        <w:jc w:val="both"/>
        <w:rPr>
          <w:bCs/>
          <w:color w:val="000000" w:themeColor="text1"/>
          <w:sz w:val="24"/>
          <w:szCs w:val="24"/>
        </w:rPr>
      </w:pPr>
      <w:r w:rsidRPr="001C45D3">
        <w:rPr>
          <w:bCs/>
          <w:color w:val="000000" w:themeColor="text1"/>
          <w:sz w:val="24"/>
          <w:szCs w:val="24"/>
        </w:rPr>
        <w:t xml:space="preserve">En </w:t>
      </w:r>
      <w:r w:rsidRPr="001A3615">
        <w:rPr>
          <w:bCs/>
          <w:color w:val="000000" w:themeColor="text1"/>
          <w:sz w:val="24"/>
          <w:szCs w:val="24"/>
        </w:rPr>
        <w:t xml:space="preserve">general, existen dos tipos de </w:t>
      </w:r>
      <w:proofErr w:type="spellStart"/>
      <w:r w:rsidRPr="001A3615">
        <w:rPr>
          <w:bCs/>
          <w:color w:val="000000" w:themeColor="text1"/>
          <w:sz w:val="24"/>
          <w:szCs w:val="24"/>
        </w:rPr>
        <w:t>neuroprótesis</w:t>
      </w:r>
      <w:proofErr w:type="spellEnd"/>
      <w:r w:rsidR="002A2727" w:rsidRPr="001A3615">
        <w:rPr>
          <w:bCs/>
          <w:color w:val="000000" w:themeColor="text1"/>
          <w:sz w:val="24"/>
          <w:szCs w:val="24"/>
        </w:rPr>
        <w:t xml:space="preserve">, las </w:t>
      </w:r>
      <w:proofErr w:type="spellStart"/>
      <w:r w:rsidR="002A2727" w:rsidRPr="001A3615">
        <w:rPr>
          <w:bCs/>
          <w:color w:val="000000" w:themeColor="text1"/>
          <w:sz w:val="24"/>
          <w:szCs w:val="24"/>
        </w:rPr>
        <w:t>neuroprótesis</w:t>
      </w:r>
      <w:proofErr w:type="spellEnd"/>
      <w:r w:rsidR="002A2727" w:rsidRPr="001A3615">
        <w:rPr>
          <w:bCs/>
          <w:color w:val="000000" w:themeColor="text1"/>
          <w:sz w:val="24"/>
          <w:szCs w:val="24"/>
        </w:rPr>
        <w:t xml:space="preserve"> autónomas, las cuales son sistemas </w:t>
      </w:r>
      <w:r w:rsidR="001A3615" w:rsidRPr="001A3615">
        <w:rPr>
          <w:bCs/>
          <w:color w:val="000000" w:themeColor="text1"/>
          <w:sz w:val="24"/>
          <w:szCs w:val="24"/>
        </w:rPr>
        <w:t>autocontenidos</w:t>
      </w:r>
      <w:r w:rsidR="002A2727" w:rsidRPr="001A3615">
        <w:rPr>
          <w:bCs/>
          <w:color w:val="000000" w:themeColor="text1"/>
          <w:sz w:val="24"/>
          <w:szCs w:val="24"/>
        </w:rPr>
        <w:t xml:space="preserve"> que imitan las funciones de una contraparte biológica, y las </w:t>
      </w:r>
      <w:proofErr w:type="spellStart"/>
      <w:r w:rsidR="002A2727" w:rsidRPr="001A3615">
        <w:rPr>
          <w:bCs/>
          <w:color w:val="000000" w:themeColor="text1"/>
          <w:sz w:val="24"/>
          <w:szCs w:val="24"/>
        </w:rPr>
        <w:t>neuroprótesis</w:t>
      </w:r>
      <w:proofErr w:type="spellEnd"/>
      <w:r w:rsidR="002A2727" w:rsidRPr="001A3615">
        <w:rPr>
          <w:bCs/>
          <w:color w:val="000000" w:themeColor="text1"/>
          <w:sz w:val="24"/>
          <w:szCs w:val="24"/>
        </w:rPr>
        <w:t xml:space="preserve"> por comando</w:t>
      </w:r>
      <w:r w:rsidR="002A2727" w:rsidRPr="001C45D3">
        <w:rPr>
          <w:bCs/>
          <w:color w:val="000000" w:themeColor="text1"/>
          <w:sz w:val="24"/>
          <w:szCs w:val="24"/>
        </w:rPr>
        <w:t>, las cuales son sistemas que reemplazan o asisten una función sensitiva o motora que se ha perdido o disminuido</w:t>
      </w:r>
      <w:r w:rsidR="00FF39E0" w:rsidRPr="001C45D3">
        <w:rPr>
          <w:bCs/>
          <w:color w:val="000000" w:themeColor="text1"/>
          <w:sz w:val="24"/>
          <w:szCs w:val="24"/>
        </w:rPr>
        <w:t>.</w:t>
      </w:r>
      <w:r w:rsidR="00193C8D">
        <w:rPr>
          <w:bCs/>
          <w:color w:val="000000" w:themeColor="text1"/>
          <w:sz w:val="24"/>
          <w:szCs w:val="24"/>
        </w:rPr>
        <w:t xml:space="preserve"> Estas últimas están compuestos por un sistema de control que interpreta la intención del usuario, utilizan sensores para detectar el estado del sistema, genera la activación del sistema motor o sensorial del usuario, y proporciona una retroalimentación al usuario [2].</w:t>
      </w:r>
    </w:p>
    <w:p w14:paraId="2DBB1667" w14:textId="74795ADD" w:rsidR="000A552D" w:rsidRDefault="002A2727" w:rsidP="001C45D3">
      <w:pPr>
        <w:spacing w:line="360" w:lineRule="auto"/>
        <w:jc w:val="both"/>
        <w:rPr>
          <w:bCs/>
          <w:color w:val="000000" w:themeColor="text1"/>
          <w:sz w:val="24"/>
          <w:szCs w:val="24"/>
        </w:rPr>
      </w:pPr>
      <w:r w:rsidRPr="001C45D3">
        <w:rPr>
          <w:bCs/>
          <w:color w:val="000000" w:themeColor="text1"/>
          <w:sz w:val="24"/>
          <w:szCs w:val="24"/>
        </w:rPr>
        <w:t xml:space="preserve">Las </w:t>
      </w:r>
      <w:proofErr w:type="spellStart"/>
      <w:r w:rsidRPr="001C45D3">
        <w:rPr>
          <w:bCs/>
          <w:color w:val="000000" w:themeColor="text1"/>
          <w:sz w:val="24"/>
          <w:szCs w:val="24"/>
        </w:rPr>
        <w:t>neuroprótesis</w:t>
      </w:r>
      <w:proofErr w:type="spellEnd"/>
      <w:r w:rsidRPr="001C45D3">
        <w:rPr>
          <w:bCs/>
          <w:color w:val="000000" w:themeColor="text1"/>
          <w:sz w:val="24"/>
          <w:szCs w:val="24"/>
        </w:rPr>
        <w:t xml:space="preserve"> motoras</w:t>
      </w:r>
      <w:r w:rsidR="007B4057">
        <w:rPr>
          <w:bCs/>
          <w:color w:val="000000" w:themeColor="text1"/>
          <w:sz w:val="24"/>
          <w:szCs w:val="24"/>
        </w:rPr>
        <w:t>, las cuales son un ejemplo de NP por comando,</w:t>
      </w:r>
      <w:r w:rsidRPr="001C45D3">
        <w:rPr>
          <w:bCs/>
          <w:color w:val="000000" w:themeColor="text1"/>
          <w:sz w:val="24"/>
          <w:szCs w:val="24"/>
        </w:rPr>
        <w:t xml:space="preserve"> son sistemas que asisten a personas que han sufrido algún tipo de lesión en la médula espinal o cerebro</w:t>
      </w:r>
      <w:r w:rsidR="000A552D" w:rsidRPr="001C45D3">
        <w:rPr>
          <w:bCs/>
          <w:color w:val="000000" w:themeColor="text1"/>
          <w:sz w:val="24"/>
          <w:szCs w:val="24"/>
        </w:rPr>
        <w:t xml:space="preserve">. Estas </w:t>
      </w:r>
      <w:r w:rsidR="000A552D" w:rsidRPr="001C45D3">
        <w:rPr>
          <w:bCs/>
          <w:color w:val="000000" w:themeColor="text1"/>
          <w:sz w:val="24"/>
          <w:szCs w:val="24"/>
        </w:rPr>
        <w:lastRenderedPageBreak/>
        <w:t>NP pueden actuar directamente en el sistema nervioso central, en el sistema nervioso periférico o bien en una combinación de ambos</w:t>
      </w:r>
      <w:r w:rsidR="007B4057">
        <w:rPr>
          <w:bCs/>
          <w:color w:val="000000" w:themeColor="text1"/>
          <w:sz w:val="24"/>
          <w:szCs w:val="24"/>
        </w:rPr>
        <w:t>, para lograr la recuperación de las habilidades motoras perdidas o disminuidas</w:t>
      </w:r>
      <w:r w:rsidR="000A552D" w:rsidRPr="001C45D3">
        <w:rPr>
          <w:bCs/>
          <w:color w:val="000000" w:themeColor="text1"/>
          <w:sz w:val="24"/>
          <w:szCs w:val="24"/>
        </w:rPr>
        <w:t xml:space="preserve"> [2]</w:t>
      </w:r>
      <w:r w:rsidR="00FF39E0" w:rsidRPr="001C45D3">
        <w:rPr>
          <w:bCs/>
          <w:color w:val="000000" w:themeColor="text1"/>
          <w:sz w:val="24"/>
          <w:szCs w:val="24"/>
        </w:rPr>
        <w:t>.</w:t>
      </w:r>
    </w:p>
    <w:p w14:paraId="367201A0" w14:textId="31284797" w:rsidR="00532750"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 xml:space="preserve">.3 </w:t>
      </w:r>
      <w:r w:rsidRPr="004D1619">
        <w:rPr>
          <w:bCs/>
          <w:i/>
          <w:iCs/>
          <w:color w:val="000000" w:themeColor="text1"/>
          <w:sz w:val="28"/>
          <w:szCs w:val="28"/>
        </w:rPr>
        <w:t>Señales de comando y retroalimentación</w:t>
      </w:r>
      <w:r w:rsidR="003675A9" w:rsidRPr="004D1619">
        <w:rPr>
          <w:bCs/>
          <w:i/>
          <w:iCs/>
          <w:color w:val="000000" w:themeColor="text1"/>
          <w:sz w:val="28"/>
          <w:szCs w:val="28"/>
        </w:rPr>
        <w:fldChar w:fldCharType="begin"/>
      </w:r>
      <w:r w:rsidR="003675A9" w:rsidRPr="004D1619">
        <w:rPr>
          <w:i/>
          <w:iCs/>
          <w:sz w:val="28"/>
          <w:szCs w:val="28"/>
        </w:rPr>
        <w:instrText xml:space="preserve"> XE "</w:instrText>
      </w:r>
      <w:r w:rsidR="003675A9" w:rsidRPr="004D1619">
        <w:rPr>
          <w:bCs/>
          <w:i/>
          <w:iCs/>
          <w:color w:val="000000" w:themeColor="text1"/>
          <w:sz w:val="28"/>
          <w:szCs w:val="28"/>
        </w:rPr>
        <w:instrText>4. Marco teórico:</w:instrText>
      </w:r>
      <w:r w:rsidR="003675A9" w:rsidRPr="004D1619">
        <w:rPr>
          <w:i/>
          <w:iCs/>
          <w:sz w:val="28"/>
          <w:szCs w:val="28"/>
        </w:rPr>
        <w:instrText xml:space="preserve">4.3 Señales de comando y de control" </w:instrText>
      </w:r>
      <w:r w:rsidR="003675A9" w:rsidRPr="004D1619">
        <w:rPr>
          <w:bCs/>
          <w:i/>
          <w:iCs/>
          <w:color w:val="000000" w:themeColor="text1"/>
          <w:sz w:val="28"/>
          <w:szCs w:val="28"/>
        </w:rPr>
        <w:fldChar w:fldCharType="end"/>
      </w:r>
    </w:p>
    <w:p w14:paraId="3D97F7CA" w14:textId="0673161F" w:rsidR="007B4057" w:rsidRDefault="00CD1B08" w:rsidP="001C45D3">
      <w:pPr>
        <w:spacing w:line="360" w:lineRule="auto"/>
        <w:jc w:val="both"/>
        <w:rPr>
          <w:bCs/>
          <w:color w:val="000000" w:themeColor="text1"/>
          <w:sz w:val="24"/>
          <w:szCs w:val="24"/>
        </w:rPr>
      </w:pPr>
      <w:r>
        <w:rPr>
          <w:bCs/>
          <w:color w:val="000000" w:themeColor="text1"/>
          <w:sz w:val="24"/>
          <w:szCs w:val="24"/>
        </w:rPr>
        <w:t xml:space="preserve">Como se muestra en la figura 1, una </w:t>
      </w:r>
      <w:proofErr w:type="spellStart"/>
      <w:r>
        <w:rPr>
          <w:bCs/>
          <w:color w:val="000000" w:themeColor="text1"/>
          <w:sz w:val="24"/>
          <w:szCs w:val="24"/>
        </w:rPr>
        <w:t>neuroprótesis</w:t>
      </w:r>
      <w:proofErr w:type="spellEnd"/>
      <w:r>
        <w:rPr>
          <w:bCs/>
          <w:color w:val="000000" w:themeColor="text1"/>
          <w:sz w:val="24"/>
          <w:szCs w:val="24"/>
        </w:rPr>
        <w:t xml:space="preserve"> por comando requiere de dos señales esenciales para lograr su correcto funcionamiento, una de estas es una señal de comando y otra es una señal de retroalimentación [2].</w:t>
      </w:r>
    </w:p>
    <w:p w14:paraId="79EAEE2D" w14:textId="30BF2A22" w:rsidR="00CD1B08" w:rsidRDefault="00CD1B08" w:rsidP="00CD1B08">
      <w:pPr>
        <w:spacing w:line="360" w:lineRule="auto"/>
        <w:jc w:val="center"/>
        <w:rPr>
          <w:bCs/>
          <w:color w:val="000000" w:themeColor="text1"/>
          <w:sz w:val="24"/>
          <w:szCs w:val="24"/>
        </w:rPr>
      </w:pPr>
      <w:r>
        <w:rPr>
          <w:bCs/>
          <w:noProof/>
          <w:color w:val="000000" w:themeColor="text1"/>
          <w:sz w:val="24"/>
          <w:szCs w:val="24"/>
        </w:rPr>
        <mc:AlternateContent>
          <mc:Choice Requires="wpg">
            <w:drawing>
              <wp:inline distT="0" distB="0" distL="0" distR="0" wp14:anchorId="2EBB3E08" wp14:editId="4EDDF577">
                <wp:extent cx="3553460" cy="2661920"/>
                <wp:effectExtent l="0" t="0" r="8890" b="5080"/>
                <wp:docPr id="5" name="Grupo 5"/>
                <wp:cNvGraphicFramePr/>
                <a:graphic xmlns:a="http://schemas.openxmlformats.org/drawingml/2006/main">
                  <a:graphicData uri="http://schemas.microsoft.com/office/word/2010/wordprocessingGroup">
                    <wpg:wgp>
                      <wpg:cNvGrpSpPr/>
                      <wpg:grpSpPr>
                        <a:xfrm>
                          <a:off x="0" y="0"/>
                          <a:ext cx="3553460" cy="2661920"/>
                          <a:chOff x="-249567" y="0"/>
                          <a:chExt cx="3553460" cy="2661920"/>
                        </a:xfrm>
                      </wpg:grpSpPr>
                      <pic:pic xmlns:pic="http://schemas.openxmlformats.org/drawingml/2006/picture">
                        <pic:nvPicPr>
                          <pic:cNvPr id="3" name="Imagen 3"/>
                          <pic:cNvPicPr>
                            <a:picLocks noChangeAspect="1"/>
                          </pic:cNvPicPr>
                        </pic:nvPicPr>
                        <pic:blipFill rotWithShape="1">
                          <a:blip r:embed="rId14">
                            <a:extLst>
                              <a:ext uri="{28A0092B-C50C-407E-A947-70E740481C1C}">
                                <a14:useLocalDpi xmlns:a14="http://schemas.microsoft.com/office/drawing/2010/main" val="0"/>
                              </a:ext>
                            </a:extLst>
                          </a:blip>
                          <a:srcRect l="35005" t="33273" r="31851" b="30953"/>
                          <a:stretch/>
                        </pic:blipFill>
                        <pic:spPr bwMode="auto">
                          <a:xfrm>
                            <a:off x="9525" y="0"/>
                            <a:ext cx="3054350" cy="1853565"/>
                          </a:xfrm>
                          <a:prstGeom prst="rect">
                            <a:avLst/>
                          </a:prstGeom>
                          <a:ln>
                            <a:noFill/>
                          </a:ln>
                          <a:extLst>
                            <a:ext uri="{53640926-AAD7-44D8-BBD7-CCE9431645EC}">
                              <a14:shadowObscured xmlns:a14="http://schemas.microsoft.com/office/drawing/2010/main"/>
                            </a:ext>
                          </a:extLst>
                        </pic:spPr>
                      </pic:pic>
                      <wps:wsp>
                        <wps:cNvPr id="4" name="Cuadro de texto 4"/>
                        <wps:cNvSpPr txBox="1"/>
                        <wps:spPr>
                          <a:xfrm>
                            <a:off x="-249567" y="1914525"/>
                            <a:ext cx="3553460" cy="747395"/>
                          </a:xfrm>
                          <a:prstGeom prst="rect">
                            <a:avLst/>
                          </a:prstGeom>
                          <a:solidFill>
                            <a:prstClr val="white"/>
                          </a:solidFill>
                          <a:ln>
                            <a:noFill/>
                          </a:ln>
                        </wps:spPr>
                        <wps:txbx>
                          <w:txbxContent>
                            <w:p w14:paraId="5D241E60" w14:textId="7BD8D7F2" w:rsidR="004608E8" w:rsidRPr="001303D6" w:rsidRDefault="004608E8" w:rsidP="00CD1B08">
                              <w:pPr>
                                <w:pStyle w:val="Descripcin"/>
                                <w:jc w:val="center"/>
                                <w:rPr>
                                  <w:noProof/>
                                  <w:color w:val="auto"/>
                                  <w:sz w:val="20"/>
                                  <w:szCs w:val="20"/>
                                </w:rPr>
                              </w:pPr>
                              <w:r w:rsidRPr="001303D6">
                                <w:rPr>
                                  <w:color w:val="auto"/>
                                  <w:sz w:val="20"/>
                                  <w:szCs w:val="20"/>
                                </w:rPr>
                                <w:t xml:space="preserve">Figura </w:t>
                              </w:r>
                              <w:r w:rsidRPr="001303D6">
                                <w:rPr>
                                  <w:color w:val="auto"/>
                                  <w:sz w:val="20"/>
                                  <w:szCs w:val="20"/>
                                </w:rPr>
                                <w:fldChar w:fldCharType="begin"/>
                              </w:r>
                              <w:r w:rsidRPr="001303D6">
                                <w:rPr>
                                  <w:color w:val="auto"/>
                                  <w:sz w:val="20"/>
                                  <w:szCs w:val="20"/>
                                </w:rPr>
                                <w:instrText xml:space="preserve"> SEQ Figura \* ARABIC </w:instrText>
                              </w:r>
                              <w:r w:rsidRPr="001303D6">
                                <w:rPr>
                                  <w:color w:val="auto"/>
                                  <w:sz w:val="20"/>
                                  <w:szCs w:val="20"/>
                                </w:rPr>
                                <w:fldChar w:fldCharType="separate"/>
                              </w:r>
                              <w:r>
                                <w:rPr>
                                  <w:noProof/>
                                  <w:color w:val="auto"/>
                                  <w:sz w:val="20"/>
                                  <w:szCs w:val="20"/>
                                </w:rPr>
                                <w:t>1</w:t>
                              </w:r>
                              <w:r w:rsidRPr="001303D6">
                                <w:rPr>
                                  <w:color w:val="auto"/>
                                  <w:sz w:val="20"/>
                                  <w:szCs w:val="20"/>
                                </w:rPr>
                                <w:fldChar w:fldCharType="end"/>
                              </w:r>
                              <w:r w:rsidRPr="001303D6">
                                <w:rPr>
                                  <w:color w:val="auto"/>
                                  <w:sz w:val="20"/>
                                  <w:szCs w:val="20"/>
                                </w:rPr>
                                <w:t xml:space="preserve">. Esquema de los componentes generales de una </w:t>
                              </w:r>
                              <w:proofErr w:type="spellStart"/>
                              <w:r w:rsidRPr="001303D6">
                                <w:rPr>
                                  <w:color w:val="auto"/>
                                  <w:sz w:val="20"/>
                                  <w:szCs w:val="20"/>
                                </w:rPr>
                                <w:t>neuroprótesis</w:t>
                              </w:r>
                              <w:proofErr w:type="spellEnd"/>
                              <w:r w:rsidRPr="001303D6">
                                <w:rPr>
                                  <w:color w:val="auto"/>
                                  <w:sz w:val="20"/>
                                  <w:szCs w:val="20"/>
                                </w:rPr>
                                <w:t xml:space="preserve"> autónoma y por com</w:t>
                              </w:r>
                              <w:r>
                                <w:rPr>
                                  <w:color w:val="auto"/>
                                  <w:sz w:val="20"/>
                                  <w:szCs w:val="20"/>
                                </w:rPr>
                                <w:t>a</w:t>
                              </w:r>
                              <w:r w:rsidRPr="001303D6">
                                <w:rPr>
                                  <w:color w:val="auto"/>
                                  <w:sz w:val="20"/>
                                  <w:szCs w:val="20"/>
                                </w:rPr>
                                <w:t>ndo. Recuperada de [2]</w:t>
                              </w:r>
                              <w:r>
                                <w:rPr>
                                  <w:color w:val="auto"/>
                                  <w:sz w:val="20"/>
                                  <w:szCs w:val="20"/>
                                </w:rPr>
                                <w:t>.</w:t>
                              </w:r>
                              <w:ins w:id="268" w:author="JORGE AIRY MERCADO GUTIERREZ" w:date="2019-07-08T12:28:00Z">
                                <w:r>
                                  <w:rPr>
                                    <w:color w:val="auto"/>
                                    <w:sz w:val="20"/>
                                    <w:szCs w:val="20"/>
                                  </w:rPr>
                                  <w:t xml:space="preserve"> (Para el </w:t>
                                </w:r>
                                <w:proofErr w:type="spellStart"/>
                                <w:r>
                                  <w:rPr>
                                    <w:color w:val="auto"/>
                                    <w:sz w:val="20"/>
                                    <w:szCs w:val="20"/>
                                  </w:rPr>
                                  <w:t>reportefinal</w:t>
                                </w:r>
                                <w:proofErr w:type="spellEnd"/>
                                <w:r>
                                  <w:rPr>
                                    <w:color w:val="auto"/>
                                    <w:sz w:val="20"/>
                                    <w:szCs w:val="20"/>
                                  </w:rPr>
                                  <w:t xml:space="preserve"> del proyecto, hac</w:t>
                                </w:r>
                              </w:ins>
                              <w:ins w:id="269" w:author="JORGE AIRY MERCADO GUTIERREZ" w:date="2019-07-08T12:29:00Z">
                                <w:r>
                                  <w:rPr>
                                    <w:color w:val="auto"/>
                                    <w:sz w:val="20"/>
                                    <w:szCs w:val="20"/>
                                  </w:rPr>
                                  <w:t>er una versión propia o al menos traducirla, para poder poner “Adaptada de [2]”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BB3E08" id="Grupo 5" o:spid="_x0000_s1030" style="width:279.8pt;height:209.6pt;mso-position-horizontal-relative:char;mso-position-vertical-relative:line" coordorigin="-2495" coordsize="35534,26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1" type="#_x0000_t75" style="position:absolute;left:95;width:30543;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">
                  <v:imagedata r:id="rId15" o:title="" croptop="21806f" cropbottom="20285f" cropleft="22941f" cropright="20874f"/>
                </v:shape>
                <v:shape id="Cuadro de texto 4" o:spid="_x0000_s1032" type="#_x0000_t202" style="position:absolute;left:-2495;top:19145;width:35533;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D241E60" w14:textId="7BD8D7F2" w:rsidR="004608E8" w:rsidRPr="001303D6" w:rsidRDefault="004608E8" w:rsidP="00CD1B08">
                        <w:pPr>
                          <w:pStyle w:val="Descripcin"/>
                          <w:jc w:val="center"/>
                          <w:rPr>
                            <w:noProof/>
                            <w:color w:val="auto"/>
                            <w:sz w:val="20"/>
                            <w:szCs w:val="20"/>
                          </w:rPr>
                        </w:pPr>
                        <w:r w:rsidRPr="001303D6">
                          <w:rPr>
                            <w:color w:val="auto"/>
                            <w:sz w:val="20"/>
                            <w:szCs w:val="20"/>
                          </w:rPr>
                          <w:t xml:space="preserve">Figura </w:t>
                        </w:r>
                        <w:r w:rsidRPr="001303D6">
                          <w:rPr>
                            <w:color w:val="auto"/>
                            <w:sz w:val="20"/>
                            <w:szCs w:val="20"/>
                          </w:rPr>
                          <w:fldChar w:fldCharType="begin"/>
                        </w:r>
                        <w:r w:rsidRPr="001303D6">
                          <w:rPr>
                            <w:color w:val="auto"/>
                            <w:sz w:val="20"/>
                            <w:szCs w:val="20"/>
                          </w:rPr>
                          <w:instrText xml:space="preserve"> SEQ Figura \* ARABIC </w:instrText>
                        </w:r>
                        <w:r w:rsidRPr="001303D6">
                          <w:rPr>
                            <w:color w:val="auto"/>
                            <w:sz w:val="20"/>
                            <w:szCs w:val="20"/>
                          </w:rPr>
                          <w:fldChar w:fldCharType="separate"/>
                        </w:r>
                        <w:r>
                          <w:rPr>
                            <w:noProof/>
                            <w:color w:val="auto"/>
                            <w:sz w:val="20"/>
                            <w:szCs w:val="20"/>
                          </w:rPr>
                          <w:t>1</w:t>
                        </w:r>
                        <w:r w:rsidRPr="001303D6">
                          <w:rPr>
                            <w:color w:val="auto"/>
                            <w:sz w:val="20"/>
                            <w:szCs w:val="20"/>
                          </w:rPr>
                          <w:fldChar w:fldCharType="end"/>
                        </w:r>
                        <w:r w:rsidRPr="001303D6">
                          <w:rPr>
                            <w:color w:val="auto"/>
                            <w:sz w:val="20"/>
                            <w:szCs w:val="20"/>
                          </w:rPr>
                          <w:t xml:space="preserve">. Esquema de los componentes generales de una </w:t>
                        </w:r>
                        <w:proofErr w:type="spellStart"/>
                        <w:r w:rsidRPr="001303D6">
                          <w:rPr>
                            <w:color w:val="auto"/>
                            <w:sz w:val="20"/>
                            <w:szCs w:val="20"/>
                          </w:rPr>
                          <w:t>neuroprótesis</w:t>
                        </w:r>
                        <w:proofErr w:type="spellEnd"/>
                        <w:r w:rsidRPr="001303D6">
                          <w:rPr>
                            <w:color w:val="auto"/>
                            <w:sz w:val="20"/>
                            <w:szCs w:val="20"/>
                          </w:rPr>
                          <w:t xml:space="preserve"> autónoma y por com</w:t>
                        </w:r>
                        <w:r>
                          <w:rPr>
                            <w:color w:val="auto"/>
                            <w:sz w:val="20"/>
                            <w:szCs w:val="20"/>
                          </w:rPr>
                          <w:t>a</w:t>
                        </w:r>
                        <w:r w:rsidRPr="001303D6">
                          <w:rPr>
                            <w:color w:val="auto"/>
                            <w:sz w:val="20"/>
                            <w:szCs w:val="20"/>
                          </w:rPr>
                          <w:t>ndo. Recuperada de [2]</w:t>
                        </w:r>
                        <w:r>
                          <w:rPr>
                            <w:color w:val="auto"/>
                            <w:sz w:val="20"/>
                            <w:szCs w:val="20"/>
                          </w:rPr>
                          <w:t>.</w:t>
                        </w:r>
                        <w:ins w:id="270" w:author="JORGE AIRY MERCADO GUTIERREZ" w:date="2019-07-08T12:28:00Z">
                          <w:r>
                            <w:rPr>
                              <w:color w:val="auto"/>
                              <w:sz w:val="20"/>
                              <w:szCs w:val="20"/>
                            </w:rPr>
                            <w:t xml:space="preserve"> (Para el </w:t>
                          </w:r>
                          <w:proofErr w:type="spellStart"/>
                          <w:r>
                            <w:rPr>
                              <w:color w:val="auto"/>
                              <w:sz w:val="20"/>
                              <w:szCs w:val="20"/>
                            </w:rPr>
                            <w:t>reportefinal</w:t>
                          </w:r>
                          <w:proofErr w:type="spellEnd"/>
                          <w:r>
                            <w:rPr>
                              <w:color w:val="auto"/>
                              <w:sz w:val="20"/>
                              <w:szCs w:val="20"/>
                            </w:rPr>
                            <w:t xml:space="preserve"> del proyecto, hac</w:t>
                          </w:r>
                        </w:ins>
                        <w:ins w:id="271" w:author="JORGE AIRY MERCADO GUTIERREZ" w:date="2019-07-08T12:29:00Z">
                          <w:r>
                            <w:rPr>
                              <w:color w:val="auto"/>
                              <w:sz w:val="20"/>
                              <w:szCs w:val="20"/>
                            </w:rPr>
                            <w:t>er una versión propia o al menos traducirla, para poder poner “Adaptada de [2]”</w:t>
                          </w:r>
                        </w:ins>
                      </w:p>
                    </w:txbxContent>
                  </v:textbox>
                </v:shape>
                <w10:anchorlock/>
              </v:group>
            </w:pict>
          </mc:Fallback>
        </mc:AlternateContent>
      </w:r>
    </w:p>
    <w:p w14:paraId="30C037A3" w14:textId="5D15A569" w:rsidR="00CD1B08" w:rsidRDefault="00CD1B08" w:rsidP="001C45D3">
      <w:pPr>
        <w:spacing w:line="360" w:lineRule="auto"/>
        <w:jc w:val="both"/>
        <w:rPr>
          <w:bCs/>
          <w:color w:val="000000" w:themeColor="text1"/>
          <w:sz w:val="24"/>
          <w:szCs w:val="24"/>
        </w:rPr>
      </w:pPr>
      <w:r>
        <w:rPr>
          <w:bCs/>
          <w:color w:val="000000" w:themeColor="text1"/>
          <w:sz w:val="24"/>
          <w:szCs w:val="24"/>
        </w:rPr>
        <w:t>4.3.1 Señal de comando</w:t>
      </w:r>
    </w:p>
    <w:p w14:paraId="40FDFA83" w14:textId="2DF1381E" w:rsidR="00401912" w:rsidRDefault="009162B7" w:rsidP="001C45D3">
      <w:pPr>
        <w:spacing w:line="360" w:lineRule="auto"/>
        <w:jc w:val="both"/>
        <w:rPr>
          <w:bCs/>
          <w:color w:val="000000" w:themeColor="text1"/>
          <w:sz w:val="24"/>
          <w:szCs w:val="24"/>
        </w:rPr>
      </w:pPr>
      <w:r>
        <w:rPr>
          <w:bCs/>
          <w:color w:val="000000" w:themeColor="text1"/>
          <w:sz w:val="24"/>
          <w:szCs w:val="24"/>
        </w:rPr>
        <w:t xml:space="preserve">Son señales utilizadas como indicadores de inicio/fin de determinada tarea. En el caso de las </w:t>
      </w:r>
      <w:proofErr w:type="spellStart"/>
      <w:r>
        <w:rPr>
          <w:bCs/>
          <w:color w:val="000000" w:themeColor="text1"/>
          <w:sz w:val="24"/>
          <w:szCs w:val="24"/>
        </w:rPr>
        <w:t>neuroprótesis</w:t>
      </w:r>
      <w:proofErr w:type="spellEnd"/>
      <w:r>
        <w:rPr>
          <w:bCs/>
          <w:color w:val="000000" w:themeColor="text1"/>
          <w:sz w:val="24"/>
          <w:szCs w:val="24"/>
        </w:rPr>
        <w:t xml:space="preserve"> son las señales que controlan las acciones de esta, especialmente las acciones relacionadas a la estimulación eléctrica (inicio, fin, incremento de intensidad, disminución de intensidad</w:t>
      </w:r>
      <w:ins w:id="272" w:author="JORGE AIRY MERCADO GUTIERREZ" w:date="2019-07-08T12:30:00Z">
        <w:r w:rsidR="00710EB1">
          <w:rPr>
            <w:bCs/>
            <w:color w:val="000000" w:themeColor="text1"/>
            <w:sz w:val="24"/>
            <w:szCs w:val="24"/>
          </w:rPr>
          <w:t>, etc.</w:t>
        </w:r>
      </w:ins>
      <w:r>
        <w:rPr>
          <w:bCs/>
          <w:color w:val="000000" w:themeColor="text1"/>
          <w:sz w:val="24"/>
          <w:szCs w:val="24"/>
        </w:rPr>
        <w:t>).</w:t>
      </w:r>
    </w:p>
    <w:p w14:paraId="74FDE3E2" w14:textId="25FD48E3" w:rsidR="00CD1B08" w:rsidRDefault="00CD1B08" w:rsidP="001C45D3">
      <w:pPr>
        <w:spacing w:line="360" w:lineRule="auto"/>
        <w:jc w:val="both"/>
        <w:rPr>
          <w:bCs/>
          <w:color w:val="000000" w:themeColor="text1"/>
          <w:sz w:val="24"/>
          <w:szCs w:val="24"/>
        </w:rPr>
      </w:pPr>
      <w:r>
        <w:rPr>
          <w:bCs/>
          <w:color w:val="000000" w:themeColor="text1"/>
          <w:sz w:val="24"/>
          <w:szCs w:val="24"/>
        </w:rPr>
        <w:t>4.3.2 Señal de retroalimentación</w:t>
      </w:r>
    </w:p>
    <w:p w14:paraId="00E1E258" w14:textId="1A5B0256" w:rsidR="009162B7" w:rsidRDefault="009162B7" w:rsidP="00E76D4F">
      <w:pPr>
        <w:spacing w:line="360" w:lineRule="auto"/>
        <w:jc w:val="both"/>
        <w:rPr>
          <w:bCs/>
          <w:color w:val="000000" w:themeColor="text1"/>
          <w:sz w:val="24"/>
          <w:szCs w:val="24"/>
        </w:rPr>
      </w:pPr>
      <w:r>
        <w:rPr>
          <w:bCs/>
          <w:color w:val="000000" w:themeColor="text1"/>
          <w:sz w:val="24"/>
          <w:szCs w:val="24"/>
        </w:rPr>
        <w:t xml:space="preserve">Es un tipo de señal que brinda al sistema información relacionada a la salida que se genera en respuesta a un determinado comando. Estas señales, en el caso de las </w:t>
      </w:r>
      <w:proofErr w:type="spellStart"/>
      <w:r>
        <w:rPr>
          <w:bCs/>
          <w:color w:val="000000" w:themeColor="text1"/>
          <w:sz w:val="24"/>
          <w:szCs w:val="24"/>
        </w:rPr>
        <w:t>neuroprótesis</w:t>
      </w:r>
      <w:proofErr w:type="spellEnd"/>
      <w:r>
        <w:rPr>
          <w:bCs/>
          <w:color w:val="000000" w:themeColor="text1"/>
          <w:sz w:val="24"/>
          <w:szCs w:val="24"/>
        </w:rPr>
        <w:t>, suelen estar relacionadas con el monitoreo de</w:t>
      </w:r>
      <w:r w:rsidR="00161FCF">
        <w:rPr>
          <w:bCs/>
          <w:color w:val="000000" w:themeColor="text1"/>
          <w:sz w:val="24"/>
          <w:szCs w:val="24"/>
        </w:rPr>
        <w:t>l movimiento</w:t>
      </w:r>
      <w:r>
        <w:rPr>
          <w:bCs/>
          <w:color w:val="000000" w:themeColor="text1"/>
          <w:sz w:val="24"/>
          <w:szCs w:val="24"/>
        </w:rPr>
        <w:t xml:space="preserve"> que </w:t>
      </w:r>
      <w:r w:rsidR="00161FCF">
        <w:rPr>
          <w:bCs/>
          <w:color w:val="000000" w:themeColor="text1"/>
          <w:sz w:val="24"/>
          <w:szCs w:val="24"/>
        </w:rPr>
        <w:t xml:space="preserve">está realizando el sujeto </w:t>
      </w:r>
      <w:r w:rsidR="00161FCF">
        <w:rPr>
          <w:bCs/>
          <w:color w:val="000000" w:themeColor="text1"/>
          <w:sz w:val="24"/>
          <w:szCs w:val="24"/>
        </w:rPr>
        <w:lastRenderedPageBreak/>
        <w:t>debido a los efectos de la estimulación eléctrica</w:t>
      </w:r>
      <w:ins w:id="273" w:author="JORGE AIRY MERCADO GUTIERREZ" w:date="2019-07-08T12:31:00Z">
        <w:r w:rsidR="00E76D4F">
          <w:rPr>
            <w:bCs/>
            <w:color w:val="000000" w:themeColor="text1"/>
            <w:sz w:val="24"/>
            <w:szCs w:val="24"/>
          </w:rPr>
          <w:t xml:space="preserve"> y pueden registrarse mediante distintos tipos de sensores</w:t>
        </w:r>
      </w:ins>
      <w:r w:rsidR="00161FCF">
        <w:rPr>
          <w:bCs/>
          <w:color w:val="000000" w:themeColor="text1"/>
          <w:sz w:val="24"/>
          <w:szCs w:val="24"/>
        </w:rPr>
        <w:t>.</w:t>
      </w:r>
    </w:p>
    <w:p w14:paraId="4EB53A8E" w14:textId="6B391713" w:rsidR="00532750" w:rsidRPr="004D1619" w:rsidRDefault="00D32E9E" w:rsidP="001C45D3">
      <w:pPr>
        <w:spacing w:line="360" w:lineRule="auto"/>
        <w:jc w:val="both"/>
        <w:rPr>
          <w:bCs/>
          <w:i/>
          <w:iCs/>
          <w:color w:val="000000" w:themeColor="text1"/>
          <w:sz w:val="28"/>
          <w:szCs w:val="28"/>
        </w:rPr>
      </w:pPr>
      <w:r w:rsidRPr="004D1619">
        <w:rPr>
          <w:bCs/>
          <w:i/>
          <w:iCs/>
          <w:color w:val="000000" w:themeColor="text1"/>
          <w:sz w:val="28"/>
          <w:szCs w:val="28"/>
        </w:rPr>
        <w:t>4</w:t>
      </w:r>
      <w:r w:rsidR="00532750" w:rsidRPr="004D1619">
        <w:rPr>
          <w:bCs/>
          <w:i/>
          <w:iCs/>
          <w:color w:val="000000" w:themeColor="text1"/>
          <w:sz w:val="28"/>
          <w:szCs w:val="28"/>
        </w:rPr>
        <w:t xml:space="preserve">.4 </w:t>
      </w:r>
      <w:r w:rsidR="006960D9">
        <w:rPr>
          <w:bCs/>
          <w:i/>
          <w:iCs/>
          <w:color w:val="000000" w:themeColor="text1"/>
          <w:sz w:val="28"/>
          <w:szCs w:val="28"/>
        </w:rPr>
        <w:t>Esquemas</w:t>
      </w:r>
      <w:r w:rsidR="00532750" w:rsidRPr="004D1619">
        <w:rPr>
          <w:bCs/>
          <w:i/>
          <w:iCs/>
          <w:color w:val="000000" w:themeColor="text1"/>
          <w:sz w:val="28"/>
          <w:szCs w:val="28"/>
        </w:rPr>
        <w:t xml:space="preserve"> de control </w:t>
      </w:r>
      <w:r w:rsidR="00532750" w:rsidRPr="004D1619">
        <w:rPr>
          <w:bCs/>
          <w:i/>
          <w:iCs/>
          <w:color w:val="000000" w:themeColor="text1"/>
          <w:sz w:val="28"/>
          <w:szCs w:val="28"/>
        </w:rPr>
        <w:fldChar w:fldCharType="begin"/>
      </w:r>
      <w:r w:rsidR="00532750" w:rsidRPr="004D1619">
        <w:rPr>
          <w:i/>
          <w:iCs/>
          <w:sz w:val="28"/>
          <w:szCs w:val="28"/>
        </w:rPr>
        <w:instrText xml:space="preserve"> XE "</w:instrText>
      </w:r>
      <w:r w:rsidR="003675A9" w:rsidRPr="004D1619">
        <w:rPr>
          <w:bCs/>
          <w:i/>
          <w:iCs/>
          <w:color w:val="000000" w:themeColor="text1"/>
          <w:sz w:val="28"/>
          <w:szCs w:val="28"/>
        </w:rPr>
        <w:instrText>4</w:instrText>
      </w:r>
      <w:r w:rsidR="00532750" w:rsidRPr="004D1619">
        <w:rPr>
          <w:bCs/>
          <w:i/>
          <w:iCs/>
          <w:color w:val="000000" w:themeColor="text1"/>
          <w:sz w:val="28"/>
          <w:szCs w:val="28"/>
        </w:rPr>
        <w:instrText>. Marco teórico:</w:instrText>
      </w:r>
      <w:r w:rsidR="003675A9" w:rsidRPr="004D1619">
        <w:rPr>
          <w:i/>
          <w:iCs/>
          <w:sz w:val="28"/>
          <w:szCs w:val="28"/>
        </w:rPr>
        <w:instrText>4</w:instrText>
      </w:r>
      <w:r w:rsidR="00532750" w:rsidRPr="004D1619">
        <w:rPr>
          <w:i/>
          <w:iCs/>
          <w:sz w:val="28"/>
          <w:szCs w:val="28"/>
        </w:rPr>
        <w:instrText xml:space="preserve">.4 </w:instrText>
      </w:r>
      <w:r w:rsidR="006960D9">
        <w:rPr>
          <w:i/>
          <w:iCs/>
          <w:sz w:val="28"/>
          <w:szCs w:val="28"/>
        </w:rPr>
        <w:instrText>Esquem</w:instrText>
      </w:r>
      <w:r w:rsidR="000410ED">
        <w:rPr>
          <w:i/>
          <w:iCs/>
          <w:sz w:val="28"/>
          <w:szCs w:val="28"/>
        </w:rPr>
        <w:instrText>as</w:instrText>
      </w:r>
      <w:r w:rsidR="00532750" w:rsidRPr="004D1619">
        <w:rPr>
          <w:i/>
          <w:iCs/>
          <w:sz w:val="28"/>
          <w:szCs w:val="28"/>
        </w:rPr>
        <w:instrText xml:space="preserve"> de control" </w:instrText>
      </w:r>
      <w:r w:rsidR="00532750" w:rsidRPr="004D1619">
        <w:rPr>
          <w:bCs/>
          <w:i/>
          <w:iCs/>
          <w:color w:val="000000" w:themeColor="text1"/>
          <w:sz w:val="28"/>
          <w:szCs w:val="28"/>
        </w:rPr>
        <w:fldChar w:fldCharType="end"/>
      </w:r>
      <w:r w:rsidR="00E218D3">
        <w:rPr>
          <w:bCs/>
          <w:i/>
          <w:iCs/>
          <w:color w:val="000000" w:themeColor="text1"/>
          <w:sz w:val="28"/>
          <w:szCs w:val="28"/>
        </w:rPr>
        <w:t xml:space="preserve"> [4]</w:t>
      </w:r>
    </w:p>
    <w:p w14:paraId="61214533" w14:textId="4581D68D" w:rsidR="00817DAA" w:rsidRDefault="00817DAA" w:rsidP="00817DAA">
      <w:pPr>
        <w:spacing w:line="360" w:lineRule="auto"/>
        <w:jc w:val="both"/>
        <w:rPr>
          <w:bCs/>
          <w:color w:val="000000" w:themeColor="text1"/>
          <w:sz w:val="24"/>
          <w:szCs w:val="24"/>
        </w:rPr>
      </w:pPr>
      <w:r w:rsidRPr="00817DAA">
        <w:rPr>
          <w:bCs/>
          <w:color w:val="000000" w:themeColor="text1"/>
          <w:sz w:val="24"/>
          <w:szCs w:val="24"/>
        </w:rPr>
        <w:t>Existe</w:t>
      </w:r>
      <w:r>
        <w:rPr>
          <w:bCs/>
          <w:color w:val="000000" w:themeColor="text1"/>
          <w:sz w:val="24"/>
          <w:szCs w:val="24"/>
        </w:rPr>
        <w:t xml:space="preserve">n dos tipos de control importantes dentro de las aplicaciones de una </w:t>
      </w:r>
      <w:proofErr w:type="spellStart"/>
      <w:r>
        <w:rPr>
          <w:bCs/>
          <w:color w:val="000000" w:themeColor="text1"/>
          <w:sz w:val="24"/>
          <w:szCs w:val="24"/>
        </w:rPr>
        <w:t>neuroprótesis</w:t>
      </w:r>
      <w:proofErr w:type="spellEnd"/>
      <w:r w:rsidR="00BF7A10">
        <w:rPr>
          <w:bCs/>
          <w:color w:val="000000" w:themeColor="text1"/>
          <w:sz w:val="24"/>
          <w:szCs w:val="24"/>
        </w:rPr>
        <w:t xml:space="preserve">, los cuales se diferencian </w:t>
      </w:r>
      <w:ins w:id="274" w:author="JORGE AIRY MERCADO GUTIERREZ" w:date="2019-07-08T12:32:00Z">
        <w:r w:rsidR="00E76D4F">
          <w:rPr>
            <w:bCs/>
            <w:color w:val="000000" w:themeColor="text1"/>
            <w:sz w:val="24"/>
            <w:szCs w:val="24"/>
          </w:rPr>
          <w:t xml:space="preserve">esencialmente </w:t>
        </w:r>
      </w:ins>
      <w:del w:id="275" w:author="JORGE AIRY MERCADO GUTIERREZ" w:date="2019-07-08T12:32:00Z">
        <w:r w:rsidR="00BF7A10" w:rsidDel="00E76D4F">
          <w:rPr>
            <w:bCs/>
            <w:color w:val="000000" w:themeColor="text1"/>
            <w:sz w:val="24"/>
            <w:szCs w:val="24"/>
          </w:rPr>
          <w:delText>prácticamente</w:delText>
        </w:r>
      </w:del>
      <w:r w:rsidR="00BF7A10">
        <w:rPr>
          <w:bCs/>
          <w:color w:val="000000" w:themeColor="text1"/>
          <w:sz w:val="24"/>
          <w:szCs w:val="24"/>
        </w:rPr>
        <w:t xml:space="preserve"> en los tipos de señales que ocupan.</w:t>
      </w:r>
      <w:r w:rsidR="00557010">
        <w:rPr>
          <w:bCs/>
          <w:color w:val="000000" w:themeColor="text1"/>
          <w:sz w:val="24"/>
          <w:szCs w:val="24"/>
        </w:rPr>
        <w:t xml:space="preserve"> En la figura 2 se ilustran a grandes rasgos las diferencias entre ambos esquemas de control.</w:t>
      </w:r>
    </w:p>
    <w:p w14:paraId="5256D3D5" w14:textId="77777777" w:rsidR="00557010" w:rsidRDefault="00557010" w:rsidP="00557010">
      <w:pPr>
        <w:keepNext/>
        <w:spacing w:line="360" w:lineRule="auto"/>
        <w:jc w:val="center"/>
      </w:pPr>
      <w:r w:rsidRPr="00557010">
        <w:rPr>
          <w:noProof/>
          <w:sz w:val="24"/>
          <w:szCs w:val="24"/>
        </w:rPr>
        <w:drawing>
          <wp:inline distT="0" distB="0" distL="0" distR="0" wp14:anchorId="7220E372" wp14:editId="5E80DF78">
            <wp:extent cx="3353087" cy="12163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143" t="25156" r="33290" b="40929"/>
                    <a:stretch/>
                  </pic:blipFill>
                  <pic:spPr bwMode="auto">
                    <a:xfrm>
                      <a:off x="0" y="0"/>
                      <a:ext cx="3376853" cy="1224946"/>
                    </a:xfrm>
                    <a:prstGeom prst="rect">
                      <a:avLst/>
                    </a:prstGeom>
                    <a:ln>
                      <a:noFill/>
                    </a:ln>
                    <a:extLst>
                      <a:ext uri="{53640926-AAD7-44D8-BBD7-CCE9431645EC}">
                        <a14:shadowObscured xmlns:a14="http://schemas.microsoft.com/office/drawing/2010/main"/>
                      </a:ext>
                    </a:extLst>
                  </pic:spPr>
                </pic:pic>
              </a:graphicData>
            </a:graphic>
          </wp:inline>
        </w:drawing>
      </w:r>
    </w:p>
    <w:p w14:paraId="1FE1F31A" w14:textId="1CF9C216" w:rsidR="00557010" w:rsidRPr="00557010" w:rsidRDefault="00557010" w:rsidP="00557010">
      <w:pPr>
        <w:pStyle w:val="Descripcin"/>
        <w:jc w:val="center"/>
        <w:rPr>
          <w:bCs/>
          <w:color w:val="000000" w:themeColor="text1"/>
          <w:sz w:val="28"/>
          <w:szCs w:val="28"/>
        </w:rPr>
      </w:pPr>
      <w:r w:rsidRPr="00557010">
        <w:rPr>
          <w:color w:val="000000" w:themeColor="text1"/>
          <w:sz w:val="20"/>
          <w:szCs w:val="20"/>
        </w:rPr>
        <w:t xml:space="preserve">Figura </w:t>
      </w:r>
      <w:r w:rsidRPr="00557010">
        <w:rPr>
          <w:color w:val="000000" w:themeColor="text1"/>
          <w:sz w:val="20"/>
          <w:szCs w:val="20"/>
        </w:rPr>
        <w:fldChar w:fldCharType="begin"/>
      </w:r>
      <w:r w:rsidRPr="00557010">
        <w:rPr>
          <w:color w:val="000000" w:themeColor="text1"/>
          <w:sz w:val="20"/>
          <w:szCs w:val="20"/>
        </w:rPr>
        <w:instrText xml:space="preserve"> SEQ Figura \* ARABIC </w:instrText>
      </w:r>
      <w:r w:rsidRPr="00557010">
        <w:rPr>
          <w:color w:val="000000" w:themeColor="text1"/>
          <w:sz w:val="20"/>
          <w:szCs w:val="20"/>
        </w:rPr>
        <w:fldChar w:fldCharType="separate"/>
      </w:r>
      <w:r w:rsidRPr="00557010">
        <w:rPr>
          <w:noProof/>
          <w:color w:val="000000" w:themeColor="text1"/>
          <w:sz w:val="20"/>
          <w:szCs w:val="20"/>
        </w:rPr>
        <w:t>2</w:t>
      </w:r>
      <w:r w:rsidRPr="00557010">
        <w:rPr>
          <w:color w:val="000000" w:themeColor="text1"/>
          <w:sz w:val="20"/>
          <w:szCs w:val="20"/>
        </w:rPr>
        <w:fldChar w:fldCharType="end"/>
      </w:r>
      <w:r w:rsidRPr="00557010">
        <w:rPr>
          <w:color w:val="000000" w:themeColor="text1"/>
          <w:sz w:val="20"/>
          <w:szCs w:val="20"/>
        </w:rPr>
        <w:t xml:space="preserve">. Control en lazo abierto y lazo cerrado. El control el lazo abierto se ilustra con una línea sólida. El control en lazo cerrado se lleva a cabo cuando se incluye el elemento sensor, el cual se muestra con una línea </w:t>
      </w:r>
      <w:r w:rsidR="00643F62" w:rsidRPr="00557010">
        <w:rPr>
          <w:color w:val="000000" w:themeColor="text1"/>
          <w:sz w:val="20"/>
          <w:szCs w:val="20"/>
        </w:rPr>
        <w:t>discontinua</w:t>
      </w:r>
      <w:ins w:id="276" w:author="JORGE AIRY MERCADO GUTIERREZ" w:date="2019-07-08T12:32:00Z">
        <w:r w:rsidR="00E76D4F">
          <w:rPr>
            <w:color w:val="000000" w:themeColor="text1"/>
            <w:sz w:val="20"/>
            <w:szCs w:val="20"/>
          </w:rPr>
          <w:t xml:space="preserve"> **falta referencia</w:t>
        </w:r>
      </w:ins>
      <w:ins w:id="277" w:author="JORGE AIRY MERCADO GUTIERREZ" w:date="2019-07-08T12:33:00Z">
        <w:r w:rsidR="00E76D4F">
          <w:rPr>
            <w:color w:val="000000" w:themeColor="text1"/>
            <w:sz w:val="20"/>
            <w:szCs w:val="20"/>
          </w:rPr>
          <w:t>**</w:t>
        </w:r>
      </w:ins>
      <w:r w:rsidRPr="00557010">
        <w:rPr>
          <w:color w:val="000000" w:themeColor="text1"/>
          <w:sz w:val="20"/>
          <w:szCs w:val="20"/>
        </w:rPr>
        <w:t>.</w:t>
      </w:r>
    </w:p>
    <w:p w14:paraId="37892FEC" w14:textId="3323694A" w:rsidR="00BF7A10" w:rsidRPr="00557010" w:rsidRDefault="00BF7A10" w:rsidP="00817DAA">
      <w:pPr>
        <w:spacing w:line="360" w:lineRule="auto"/>
        <w:jc w:val="both"/>
        <w:rPr>
          <w:bCs/>
          <w:i/>
          <w:iCs/>
          <w:color w:val="000000" w:themeColor="text1"/>
          <w:sz w:val="24"/>
          <w:szCs w:val="24"/>
        </w:rPr>
      </w:pPr>
      <w:r w:rsidRPr="00557010">
        <w:rPr>
          <w:bCs/>
          <w:i/>
          <w:iCs/>
          <w:color w:val="000000" w:themeColor="text1"/>
          <w:sz w:val="24"/>
          <w:szCs w:val="24"/>
        </w:rPr>
        <w:t>4.4.1 Control en lazo abierto</w:t>
      </w:r>
    </w:p>
    <w:p w14:paraId="708B0443" w14:textId="33341079" w:rsidR="00BF7A10" w:rsidRDefault="00BF7A10" w:rsidP="00817DAA">
      <w:pPr>
        <w:spacing w:line="360" w:lineRule="auto"/>
        <w:jc w:val="both"/>
        <w:rPr>
          <w:bCs/>
          <w:color w:val="000000" w:themeColor="text1"/>
          <w:sz w:val="24"/>
          <w:szCs w:val="24"/>
        </w:rPr>
      </w:pPr>
      <w:r>
        <w:rPr>
          <w:bCs/>
          <w:color w:val="000000" w:themeColor="text1"/>
          <w:sz w:val="24"/>
          <w:szCs w:val="24"/>
        </w:rPr>
        <w:t>En el control en lazo abierto se genera un comando a la planta, esperando que este comando produzca la salida correcta. Aquí no existe una medición de la salida generada, por lo cual tampoco existe alguna medición del error que pudiera utilizarse como mecanismo para la modulación del comando que se genera</w:t>
      </w:r>
      <w:r w:rsidR="00557010">
        <w:rPr>
          <w:bCs/>
          <w:color w:val="000000" w:themeColor="text1"/>
          <w:sz w:val="24"/>
          <w:szCs w:val="24"/>
        </w:rPr>
        <w:t xml:space="preserve"> [4]</w:t>
      </w:r>
      <w:r>
        <w:rPr>
          <w:bCs/>
          <w:color w:val="000000" w:themeColor="text1"/>
          <w:sz w:val="24"/>
          <w:szCs w:val="24"/>
        </w:rPr>
        <w:t>.</w:t>
      </w:r>
    </w:p>
    <w:p w14:paraId="75AEEC67" w14:textId="3339B9AA" w:rsidR="00BF7A10" w:rsidRPr="00557010" w:rsidRDefault="00BF7A10" w:rsidP="00817DAA">
      <w:pPr>
        <w:spacing w:line="360" w:lineRule="auto"/>
        <w:jc w:val="both"/>
        <w:rPr>
          <w:bCs/>
          <w:i/>
          <w:iCs/>
          <w:color w:val="000000" w:themeColor="text1"/>
          <w:sz w:val="24"/>
          <w:szCs w:val="24"/>
        </w:rPr>
      </w:pPr>
      <w:r w:rsidRPr="00557010">
        <w:rPr>
          <w:bCs/>
          <w:i/>
          <w:iCs/>
          <w:color w:val="000000" w:themeColor="text1"/>
          <w:sz w:val="24"/>
          <w:szCs w:val="24"/>
        </w:rPr>
        <w:t>4.4.2 Control en lazo cerrado</w:t>
      </w:r>
    </w:p>
    <w:p w14:paraId="48946C93" w14:textId="47DD9960" w:rsidR="00BF7A10" w:rsidRDefault="00BF7A10" w:rsidP="00817DAA">
      <w:pPr>
        <w:spacing w:line="360" w:lineRule="auto"/>
        <w:jc w:val="both"/>
        <w:rPr>
          <w:bCs/>
          <w:color w:val="000000" w:themeColor="text1"/>
          <w:sz w:val="24"/>
          <w:szCs w:val="24"/>
        </w:rPr>
      </w:pPr>
      <w:r>
        <w:rPr>
          <w:bCs/>
          <w:color w:val="000000" w:themeColor="text1"/>
          <w:sz w:val="24"/>
          <w:szCs w:val="24"/>
        </w:rPr>
        <w:t>El control en lazo cerrado requiere de la inclusión de algún elemento sensor en el sistema que se desea controlar.</w:t>
      </w:r>
      <w:r w:rsidR="00F51FD8">
        <w:rPr>
          <w:bCs/>
          <w:color w:val="000000" w:themeColor="text1"/>
          <w:sz w:val="24"/>
          <w:szCs w:val="24"/>
        </w:rPr>
        <w:t xml:space="preserve"> Este control retroalimentado genera un comando a la planta y el elemento sensor mide la salida de la planta en respuesta al comando. Esta medición de la salida</w:t>
      </w:r>
      <w:r w:rsidR="00557010">
        <w:rPr>
          <w:bCs/>
          <w:color w:val="000000" w:themeColor="text1"/>
          <w:sz w:val="24"/>
          <w:szCs w:val="24"/>
        </w:rPr>
        <w:t xml:space="preserve"> puede utilizarse para determinar diferencias entre la salida esperada y la real, generando así una señal de error que puede utilizarse como retroalimentación hacia el controlador para realizar modificaciones en los comandos generados [4].</w:t>
      </w:r>
    </w:p>
    <w:p w14:paraId="1B51C820" w14:textId="29F626F3" w:rsidR="004C3F6C" w:rsidRDefault="004C3F6C" w:rsidP="00817DAA">
      <w:pPr>
        <w:spacing w:line="360" w:lineRule="auto"/>
        <w:jc w:val="both"/>
        <w:rPr>
          <w:bCs/>
          <w:color w:val="000000" w:themeColor="text1"/>
          <w:sz w:val="24"/>
          <w:szCs w:val="24"/>
        </w:rPr>
      </w:pPr>
      <w:r>
        <w:rPr>
          <w:bCs/>
          <w:color w:val="000000" w:themeColor="text1"/>
          <w:sz w:val="24"/>
          <w:szCs w:val="24"/>
        </w:rPr>
        <w:t>Dichos esquemas de control suelen utilizar algunas de las siguientes políticas de control</w:t>
      </w:r>
    </w:p>
    <w:p w14:paraId="6340FAAA" w14:textId="5FC90EAF" w:rsidR="004C3F6C" w:rsidRDefault="004C3F6C" w:rsidP="004C3F6C">
      <w:pPr>
        <w:pStyle w:val="Prrafodelista"/>
        <w:numPr>
          <w:ilvl w:val="0"/>
          <w:numId w:val="12"/>
        </w:numPr>
        <w:spacing w:line="360" w:lineRule="auto"/>
        <w:jc w:val="both"/>
        <w:rPr>
          <w:bCs/>
          <w:color w:val="000000" w:themeColor="text1"/>
          <w:sz w:val="24"/>
          <w:szCs w:val="24"/>
        </w:rPr>
      </w:pPr>
      <w:r>
        <w:rPr>
          <w:bCs/>
          <w:color w:val="000000" w:themeColor="text1"/>
          <w:sz w:val="24"/>
          <w:szCs w:val="24"/>
        </w:rPr>
        <w:lastRenderedPageBreak/>
        <w:t xml:space="preserve">Control </w:t>
      </w:r>
      <w:proofErr w:type="spellStart"/>
      <w:r>
        <w:rPr>
          <w:bCs/>
          <w:color w:val="000000" w:themeColor="text1"/>
          <w:sz w:val="24"/>
          <w:szCs w:val="24"/>
        </w:rPr>
        <w:t>bang-bang</w:t>
      </w:r>
      <w:proofErr w:type="spellEnd"/>
      <w:r>
        <w:rPr>
          <w:bCs/>
          <w:color w:val="000000" w:themeColor="text1"/>
          <w:sz w:val="24"/>
          <w:szCs w:val="24"/>
        </w:rPr>
        <w:t xml:space="preserve"> (control </w:t>
      </w:r>
      <w:proofErr w:type="spellStart"/>
      <w:r>
        <w:rPr>
          <w:bCs/>
          <w:color w:val="000000" w:themeColor="text1"/>
          <w:sz w:val="24"/>
          <w:szCs w:val="24"/>
        </w:rPr>
        <w:t>On</w:t>
      </w:r>
      <w:proofErr w:type="spellEnd"/>
      <w:r>
        <w:rPr>
          <w:bCs/>
          <w:color w:val="000000" w:themeColor="text1"/>
          <w:sz w:val="24"/>
          <w:szCs w:val="24"/>
        </w:rPr>
        <w:t>-Off): es una política de control en la que cuando una variable cruza un umbral predefinido, se activa un programa que habilita o deshabilita determinadas funciones del esquema de control [4].</w:t>
      </w:r>
    </w:p>
    <w:p w14:paraId="28150561" w14:textId="6827A17C" w:rsidR="004C3F6C" w:rsidRPr="004C3F6C" w:rsidRDefault="004C3F6C" w:rsidP="004C3F6C">
      <w:pPr>
        <w:pStyle w:val="Prrafodelista"/>
        <w:numPr>
          <w:ilvl w:val="0"/>
          <w:numId w:val="12"/>
        </w:numPr>
        <w:spacing w:line="360" w:lineRule="auto"/>
        <w:jc w:val="both"/>
        <w:rPr>
          <w:bCs/>
          <w:color w:val="000000" w:themeColor="text1"/>
          <w:sz w:val="24"/>
          <w:szCs w:val="24"/>
        </w:rPr>
      </w:pPr>
      <w:r>
        <w:rPr>
          <w:bCs/>
          <w:color w:val="000000" w:themeColor="text1"/>
          <w:sz w:val="24"/>
          <w:szCs w:val="24"/>
        </w:rPr>
        <w:t xml:space="preserve">Máquina de estados finitos: es un modelo de sistema que puede considerarse como una implementación más compleja de la política </w:t>
      </w:r>
      <w:proofErr w:type="spellStart"/>
      <w:r>
        <w:rPr>
          <w:bCs/>
          <w:color w:val="000000" w:themeColor="text1"/>
          <w:sz w:val="24"/>
          <w:szCs w:val="24"/>
        </w:rPr>
        <w:t>On</w:t>
      </w:r>
      <w:proofErr w:type="spellEnd"/>
      <w:r>
        <w:rPr>
          <w:bCs/>
          <w:color w:val="000000" w:themeColor="text1"/>
          <w:sz w:val="24"/>
          <w:szCs w:val="24"/>
        </w:rPr>
        <w:t>-Off. En este modelo, la medición de una variable del sistema</w:t>
      </w:r>
      <w:r w:rsidR="009378C8">
        <w:rPr>
          <w:bCs/>
          <w:color w:val="000000" w:themeColor="text1"/>
          <w:sz w:val="24"/>
          <w:szCs w:val="24"/>
        </w:rPr>
        <w:t xml:space="preserve"> en combinación con el estado actual</w:t>
      </w:r>
      <w:r>
        <w:rPr>
          <w:bCs/>
          <w:color w:val="000000" w:themeColor="text1"/>
          <w:sz w:val="24"/>
          <w:szCs w:val="24"/>
        </w:rPr>
        <w:t xml:space="preserve"> desencadena una serie de acciones y una transición de estado</w:t>
      </w:r>
      <w:r w:rsidR="009378C8">
        <w:rPr>
          <w:bCs/>
          <w:color w:val="000000" w:themeColor="text1"/>
          <w:sz w:val="24"/>
          <w:szCs w:val="24"/>
        </w:rPr>
        <w:t>. E</w:t>
      </w:r>
      <w:del w:id="278" w:author="JORGE AIRY MERCADO GUTIERREZ" w:date="2019-07-08T12:35:00Z">
        <w:r w:rsidR="009378C8" w:rsidDel="0002184D">
          <w:rPr>
            <w:bCs/>
            <w:color w:val="000000" w:themeColor="text1"/>
            <w:sz w:val="24"/>
            <w:szCs w:val="24"/>
          </w:rPr>
          <w:delText>n e</w:delText>
        </w:r>
      </w:del>
      <w:r w:rsidR="009378C8">
        <w:rPr>
          <w:bCs/>
          <w:color w:val="000000" w:themeColor="text1"/>
          <w:sz w:val="24"/>
          <w:szCs w:val="24"/>
        </w:rPr>
        <w:t>ste tipo de modelo es periódico, entonces pueden realizarse transiciones de estado en respuesta al tiempo</w:t>
      </w:r>
      <w:r w:rsidR="007F4C6B">
        <w:rPr>
          <w:bCs/>
          <w:color w:val="000000" w:themeColor="text1"/>
          <w:sz w:val="24"/>
          <w:szCs w:val="24"/>
        </w:rPr>
        <w:t xml:space="preserve"> [4]</w:t>
      </w:r>
      <w:r w:rsidR="009378C8">
        <w:rPr>
          <w:bCs/>
          <w:color w:val="000000" w:themeColor="text1"/>
          <w:sz w:val="24"/>
          <w:szCs w:val="24"/>
        </w:rPr>
        <w:t>.</w:t>
      </w:r>
    </w:p>
    <w:p w14:paraId="580FACC7" w14:textId="77777777"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7FAC0979" w14:textId="75083CC1"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5</w:t>
      </w:r>
      <w:r w:rsidR="00BC4F14" w:rsidRPr="00F3184D">
        <w:rPr>
          <w:b/>
          <w:bCs/>
          <w:color w:val="000000" w:themeColor="text1"/>
          <w:sz w:val="40"/>
          <w:szCs w:val="40"/>
        </w:rPr>
        <w:t xml:space="preserve">. </w:t>
      </w:r>
      <w:r w:rsidR="005660C5" w:rsidRPr="00F3184D">
        <w:rPr>
          <w:b/>
          <w:bCs/>
          <w:color w:val="000000" w:themeColor="text1"/>
          <w:sz w:val="40"/>
          <w:szCs w:val="40"/>
        </w:rPr>
        <w:t>Antecedentes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5</w:instrText>
      </w:r>
      <w:r w:rsidR="005B19FA" w:rsidRPr="00F3184D">
        <w:rPr>
          <w:b/>
          <w:bCs/>
          <w:color w:val="000000" w:themeColor="text1"/>
          <w:sz w:val="40"/>
          <w:szCs w:val="40"/>
        </w:rPr>
        <w:instrText>. Antecedentes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05F4570E" w14:textId="02448D18" w:rsidR="005660C5" w:rsidRPr="00EA1AF1" w:rsidRDefault="00427B43" w:rsidP="00EA1AF1">
      <w:pPr>
        <w:spacing w:line="360" w:lineRule="auto"/>
        <w:jc w:val="both"/>
        <w:rPr>
          <w:i/>
          <w:iCs/>
          <w:color w:val="000000" w:themeColor="text1"/>
          <w:sz w:val="28"/>
          <w:szCs w:val="28"/>
        </w:rPr>
      </w:pPr>
      <w:r w:rsidRPr="00EA1AF1">
        <w:rPr>
          <w:i/>
          <w:iCs/>
          <w:color w:val="000000" w:themeColor="text1"/>
          <w:sz w:val="28"/>
          <w:szCs w:val="28"/>
        </w:rPr>
        <w:t xml:space="preserve">5.1 </w:t>
      </w:r>
      <w:r w:rsidR="00DB6B89" w:rsidRPr="00EA1AF1">
        <w:rPr>
          <w:i/>
          <w:iCs/>
          <w:color w:val="000000" w:themeColor="text1"/>
          <w:sz w:val="28"/>
          <w:szCs w:val="28"/>
        </w:rPr>
        <w:t>Desarrollos previos relacionados al proyecto</w:t>
      </w:r>
      <w:r w:rsidR="006478F9" w:rsidRPr="00EA1AF1">
        <w:rPr>
          <w:bCs/>
          <w:i/>
          <w:iCs/>
          <w:color w:val="000000" w:themeColor="text1"/>
          <w:sz w:val="28"/>
          <w:szCs w:val="28"/>
        </w:rPr>
        <w:fldChar w:fldCharType="begin"/>
      </w:r>
      <w:r w:rsidR="006478F9" w:rsidRPr="00EA1AF1">
        <w:rPr>
          <w:i/>
          <w:iCs/>
          <w:sz w:val="28"/>
          <w:szCs w:val="28"/>
        </w:rPr>
        <w:instrText xml:space="preserve"> XE "</w:instrText>
      </w:r>
      <w:r w:rsidR="006478F9" w:rsidRPr="00EA1AF1">
        <w:rPr>
          <w:bCs/>
          <w:i/>
          <w:iCs/>
          <w:color w:val="000000" w:themeColor="text1"/>
          <w:sz w:val="28"/>
          <w:szCs w:val="28"/>
        </w:rPr>
        <w:instrText>5. Antecedentes:</w:instrText>
      </w:r>
      <w:r w:rsidR="006478F9" w:rsidRPr="00EA1AF1">
        <w:rPr>
          <w:i/>
          <w:iCs/>
          <w:sz w:val="28"/>
          <w:szCs w:val="28"/>
        </w:rPr>
        <w:instrText xml:space="preserve">5.1 Desarrollos previos relacionados al proyecto" </w:instrText>
      </w:r>
      <w:r w:rsidR="006478F9" w:rsidRPr="00EA1AF1">
        <w:rPr>
          <w:bCs/>
          <w:i/>
          <w:iCs/>
          <w:color w:val="000000" w:themeColor="text1"/>
          <w:sz w:val="28"/>
          <w:szCs w:val="28"/>
        </w:rPr>
        <w:fldChar w:fldCharType="end"/>
      </w:r>
    </w:p>
    <w:p w14:paraId="62567B13" w14:textId="2AAE08A5" w:rsidR="00EA1AF1" w:rsidRDefault="00550859" w:rsidP="00EA1AF1">
      <w:pPr>
        <w:spacing w:line="360" w:lineRule="auto"/>
        <w:jc w:val="both"/>
        <w:rPr>
          <w:color w:val="000000" w:themeColor="text1"/>
          <w:sz w:val="24"/>
          <w:szCs w:val="24"/>
        </w:rPr>
      </w:pPr>
      <w:r>
        <w:rPr>
          <w:color w:val="000000" w:themeColor="text1"/>
          <w:sz w:val="24"/>
          <w:szCs w:val="24"/>
        </w:rPr>
        <w:t>En el INR se ha</w:t>
      </w:r>
      <w:r w:rsidR="003E11FB">
        <w:rPr>
          <w:color w:val="000000" w:themeColor="text1"/>
          <w:sz w:val="24"/>
          <w:szCs w:val="24"/>
        </w:rPr>
        <w:t>n</w:t>
      </w:r>
      <w:r>
        <w:rPr>
          <w:color w:val="000000" w:themeColor="text1"/>
          <w:sz w:val="24"/>
          <w:szCs w:val="24"/>
        </w:rPr>
        <w:t xml:space="preserve"> realizado trabajo</w:t>
      </w:r>
      <w:r w:rsidR="003E11FB">
        <w:rPr>
          <w:color w:val="000000" w:themeColor="text1"/>
          <w:sz w:val="24"/>
          <w:szCs w:val="24"/>
        </w:rPr>
        <w:t>s</w:t>
      </w:r>
      <w:r>
        <w:rPr>
          <w:color w:val="000000" w:themeColor="text1"/>
          <w:sz w:val="24"/>
          <w:szCs w:val="24"/>
        </w:rPr>
        <w:t xml:space="preserve"> </w:t>
      </w:r>
      <w:ins w:id="279" w:author="JORGE AIRY MERCADO GUTIERREZ" w:date="2019-07-08T09:51:00Z">
        <w:r w:rsidR="009E09BE">
          <w:rPr>
            <w:color w:val="000000" w:themeColor="text1"/>
            <w:sz w:val="24"/>
            <w:szCs w:val="24"/>
          </w:rPr>
          <w:t xml:space="preserve">previos </w:t>
        </w:r>
      </w:ins>
      <w:r>
        <w:rPr>
          <w:color w:val="000000" w:themeColor="text1"/>
          <w:sz w:val="24"/>
          <w:szCs w:val="24"/>
        </w:rPr>
        <w:t>relacionado</w:t>
      </w:r>
      <w:r w:rsidR="003E11FB">
        <w:rPr>
          <w:color w:val="000000" w:themeColor="text1"/>
          <w:sz w:val="24"/>
          <w:szCs w:val="24"/>
        </w:rPr>
        <w:t>s</w:t>
      </w:r>
      <w:r>
        <w:rPr>
          <w:color w:val="000000" w:themeColor="text1"/>
          <w:sz w:val="24"/>
          <w:szCs w:val="24"/>
        </w:rPr>
        <w:t xml:space="preserve"> a</w:t>
      </w:r>
      <w:ins w:id="280" w:author="JORGE AIRY MERCADO GUTIERREZ" w:date="2019-07-08T09:51:00Z">
        <w:r w:rsidR="009E09BE">
          <w:rPr>
            <w:color w:val="000000" w:themeColor="text1"/>
            <w:sz w:val="24"/>
            <w:szCs w:val="24"/>
          </w:rPr>
          <w:t>l desarrollo de</w:t>
        </w:r>
      </w:ins>
      <w:r>
        <w:rPr>
          <w:color w:val="000000" w:themeColor="text1"/>
          <w:sz w:val="24"/>
          <w:szCs w:val="24"/>
        </w:rPr>
        <w:t xml:space="preserve"> la </w:t>
      </w:r>
      <w:proofErr w:type="spellStart"/>
      <w:r>
        <w:rPr>
          <w:color w:val="000000" w:themeColor="text1"/>
          <w:sz w:val="24"/>
          <w:szCs w:val="24"/>
        </w:rPr>
        <w:t>neuroprótesis</w:t>
      </w:r>
      <w:proofErr w:type="spellEnd"/>
      <w:r>
        <w:rPr>
          <w:color w:val="000000" w:themeColor="text1"/>
          <w:sz w:val="24"/>
          <w:szCs w:val="24"/>
        </w:rPr>
        <w:t>, lo</w:t>
      </w:r>
      <w:r w:rsidR="003E11FB">
        <w:rPr>
          <w:color w:val="000000" w:themeColor="text1"/>
          <w:sz w:val="24"/>
          <w:szCs w:val="24"/>
        </w:rPr>
        <w:t xml:space="preserve">s cuales han logrado </w:t>
      </w:r>
      <w:r>
        <w:rPr>
          <w:color w:val="000000" w:themeColor="text1"/>
          <w:sz w:val="24"/>
          <w:szCs w:val="24"/>
        </w:rPr>
        <w:t xml:space="preserve">que dicho sistema sea funcional y se pueda ocupar en pacientes del propio instituto. Este trabajo </w:t>
      </w:r>
      <w:ins w:id="281" w:author="JORGE AIRY MERCADO GUTIERREZ" w:date="2019-07-08T09:51:00Z">
        <w:r w:rsidR="00AB0A28">
          <w:rPr>
            <w:color w:val="000000" w:themeColor="text1"/>
            <w:sz w:val="24"/>
            <w:szCs w:val="24"/>
          </w:rPr>
          <w:t xml:space="preserve">incluye </w:t>
        </w:r>
      </w:ins>
      <w:del w:id="282" w:author="JORGE AIRY MERCADO GUTIERREZ" w:date="2019-07-08T09:51:00Z">
        <w:r w:rsidDel="00AB0A28">
          <w:rPr>
            <w:color w:val="000000" w:themeColor="text1"/>
            <w:sz w:val="24"/>
            <w:szCs w:val="24"/>
          </w:rPr>
          <w:delText>consta de</w:delText>
        </w:r>
      </w:del>
      <w:del w:id="283" w:author="JORGE AIRY MERCADO GUTIERREZ" w:date="2019-07-08T09:52:00Z">
        <w:r w:rsidDel="00AB0A28">
          <w:rPr>
            <w:color w:val="000000" w:themeColor="text1"/>
            <w:sz w:val="24"/>
            <w:szCs w:val="24"/>
          </w:rPr>
          <w:delText xml:space="preserve"> tres grandes partes:</w:delText>
        </w:r>
      </w:del>
      <w:r>
        <w:rPr>
          <w:color w:val="000000" w:themeColor="text1"/>
          <w:sz w:val="24"/>
          <w:szCs w:val="24"/>
        </w:rPr>
        <w:t xml:space="preserve"> </w:t>
      </w:r>
      <w:ins w:id="284" w:author="JORGE AIRY MERCADO GUTIERREZ" w:date="2019-07-08T09:52:00Z">
        <w:r w:rsidR="00AB0A28">
          <w:rPr>
            <w:color w:val="000000" w:themeColor="text1"/>
            <w:sz w:val="24"/>
            <w:szCs w:val="24"/>
          </w:rPr>
          <w:t xml:space="preserve">una </w:t>
        </w:r>
      </w:ins>
      <w:r>
        <w:rPr>
          <w:color w:val="000000" w:themeColor="text1"/>
          <w:sz w:val="24"/>
          <w:szCs w:val="24"/>
        </w:rPr>
        <w:t xml:space="preserve">plataforma de software para </w:t>
      </w:r>
      <w:ins w:id="285" w:author="JORGE AIRY MERCADO GUTIERREZ" w:date="2019-07-08T09:52:00Z">
        <w:r w:rsidR="00AB0A28">
          <w:rPr>
            <w:color w:val="000000" w:themeColor="text1"/>
            <w:sz w:val="24"/>
            <w:szCs w:val="24"/>
          </w:rPr>
          <w:t xml:space="preserve">control y configuración de la </w:t>
        </w:r>
      </w:ins>
      <w:proofErr w:type="spellStart"/>
      <w:r>
        <w:rPr>
          <w:color w:val="000000" w:themeColor="text1"/>
          <w:sz w:val="24"/>
          <w:szCs w:val="24"/>
        </w:rPr>
        <w:t>neuroprótesis</w:t>
      </w:r>
      <w:proofErr w:type="spellEnd"/>
      <w:r>
        <w:rPr>
          <w:color w:val="000000" w:themeColor="text1"/>
          <w:sz w:val="24"/>
          <w:szCs w:val="24"/>
        </w:rPr>
        <w:t>,</w:t>
      </w:r>
      <w:ins w:id="286" w:author="JORGE AIRY MERCADO GUTIERREZ" w:date="2019-07-08T09:52:00Z">
        <w:r w:rsidR="00AB0A28">
          <w:rPr>
            <w:color w:val="000000" w:themeColor="text1"/>
            <w:sz w:val="24"/>
            <w:szCs w:val="24"/>
          </w:rPr>
          <w:t xml:space="preserve"> la</w:t>
        </w:r>
      </w:ins>
      <w:r>
        <w:rPr>
          <w:color w:val="000000" w:themeColor="text1"/>
          <w:sz w:val="24"/>
          <w:szCs w:val="24"/>
        </w:rPr>
        <w:t xml:space="preserve"> implementación de </w:t>
      </w:r>
      <w:ins w:id="287" w:author="JORGE AIRY MERCADO GUTIERREZ" w:date="2019-07-08T09:52:00Z">
        <w:r w:rsidR="00AB0A28">
          <w:rPr>
            <w:color w:val="000000" w:themeColor="text1"/>
            <w:sz w:val="24"/>
            <w:szCs w:val="24"/>
          </w:rPr>
          <w:t xml:space="preserve">una </w:t>
        </w:r>
      </w:ins>
      <w:r>
        <w:rPr>
          <w:color w:val="000000" w:themeColor="text1"/>
          <w:sz w:val="24"/>
          <w:szCs w:val="24"/>
        </w:rPr>
        <w:t>aplicación FES</w:t>
      </w:r>
      <w:ins w:id="288" w:author="JORGE AIRY MERCADO GUTIERREZ" w:date="2019-07-08T09:52:00Z">
        <w:r w:rsidR="00AB0A28">
          <w:rPr>
            <w:color w:val="000000" w:themeColor="text1"/>
            <w:sz w:val="24"/>
            <w:szCs w:val="24"/>
          </w:rPr>
          <w:t xml:space="preserve"> </w:t>
        </w:r>
      </w:ins>
      <w:del w:id="289" w:author="JORGE AIRY MERCADO GUTIERREZ" w:date="2019-07-08T12:37:00Z">
        <w:r w:rsidDel="008D4D8E">
          <w:rPr>
            <w:color w:val="000000" w:themeColor="text1"/>
            <w:sz w:val="24"/>
            <w:szCs w:val="24"/>
          </w:rPr>
          <w:delText xml:space="preserve"> </w:delText>
        </w:r>
      </w:del>
      <w:r>
        <w:rPr>
          <w:color w:val="000000" w:themeColor="text1"/>
          <w:sz w:val="24"/>
          <w:szCs w:val="24"/>
        </w:rPr>
        <w:t>en lazo abierto</w:t>
      </w:r>
      <w:ins w:id="290" w:author="JORGE AIRY MERCADO GUTIERREZ" w:date="2019-07-08T12:37:00Z">
        <w:r w:rsidR="008D4D8E">
          <w:rPr>
            <w:color w:val="000000" w:themeColor="text1"/>
            <w:sz w:val="24"/>
            <w:szCs w:val="24"/>
          </w:rPr>
          <w:t xml:space="preserve"> comandada por EEG</w:t>
        </w:r>
      </w:ins>
      <w:r>
        <w:rPr>
          <w:color w:val="000000" w:themeColor="text1"/>
          <w:sz w:val="24"/>
          <w:szCs w:val="24"/>
        </w:rPr>
        <w:t xml:space="preserve">, y </w:t>
      </w:r>
      <w:ins w:id="291" w:author="JORGE AIRY MERCADO GUTIERREZ" w:date="2019-07-08T09:52:00Z">
        <w:r w:rsidR="00AB0A28">
          <w:rPr>
            <w:color w:val="000000" w:themeColor="text1"/>
            <w:sz w:val="24"/>
            <w:szCs w:val="24"/>
          </w:rPr>
          <w:t xml:space="preserve">un </w:t>
        </w:r>
      </w:ins>
      <w:r>
        <w:rPr>
          <w:color w:val="000000" w:themeColor="text1"/>
          <w:sz w:val="24"/>
          <w:szCs w:val="24"/>
        </w:rPr>
        <w:t>sistema prototipo de adquisición</w:t>
      </w:r>
      <w:ins w:id="292" w:author="JORGE AIRY MERCADO GUTIERREZ" w:date="2019-07-08T09:52:00Z">
        <w:r w:rsidR="00AB0A28">
          <w:rPr>
            <w:color w:val="000000" w:themeColor="text1"/>
            <w:sz w:val="24"/>
            <w:szCs w:val="24"/>
          </w:rPr>
          <w:t xml:space="preserve"> de biopotenciales</w:t>
        </w:r>
      </w:ins>
      <w:r>
        <w:rPr>
          <w:color w:val="000000" w:themeColor="text1"/>
          <w:sz w:val="24"/>
          <w:szCs w:val="24"/>
        </w:rPr>
        <w:t>.</w:t>
      </w:r>
    </w:p>
    <w:p w14:paraId="7397A569" w14:textId="7223CA65" w:rsidR="00550859" w:rsidRPr="00F3184D" w:rsidRDefault="00550859" w:rsidP="00EA1AF1">
      <w:pPr>
        <w:spacing w:line="360" w:lineRule="auto"/>
        <w:jc w:val="both"/>
        <w:rPr>
          <w:i/>
          <w:iCs/>
          <w:color w:val="000000" w:themeColor="text1"/>
          <w:sz w:val="24"/>
          <w:szCs w:val="24"/>
        </w:rPr>
      </w:pPr>
      <w:r w:rsidRPr="00F3184D">
        <w:rPr>
          <w:i/>
          <w:iCs/>
          <w:color w:val="000000" w:themeColor="text1"/>
          <w:sz w:val="24"/>
          <w:szCs w:val="24"/>
        </w:rPr>
        <w:t xml:space="preserve">5.1.1 Plataforma de software para </w:t>
      </w:r>
      <w:proofErr w:type="spellStart"/>
      <w:r w:rsidRPr="00F3184D">
        <w:rPr>
          <w:i/>
          <w:iCs/>
          <w:color w:val="000000" w:themeColor="text1"/>
          <w:sz w:val="24"/>
          <w:szCs w:val="24"/>
        </w:rPr>
        <w:t>neuroprótesis</w:t>
      </w:r>
      <w:proofErr w:type="spellEnd"/>
    </w:p>
    <w:p w14:paraId="621868A5" w14:textId="21BB0792" w:rsidR="00550859" w:rsidRPr="004516C0" w:rsidRDefault="00550859" w:rsidP="00EA1AF1">
      <w:pPr>
        <w:spacing w:line="360" w:lineRule="auto"/>
        <w:jc w:val="both"/>
        <w:rPr>
          <w:b/>
          <w:bCs/>
          <w:color w:val="000000" w:themeColor="text1"/>
          <w:sz w:val="24"/>
          <w:szCs w:val="24"/>
          <w:rPrChange w:id="293" w:author="JORGE AIRY MERCADO GUTIERREZ" w:date="2019-07-08T09:53:00Z">
            <w:rPr>
              <w:color w:val="000000" w:themeColor="text1"/>
              <w:sz w:val="24"/>
              <w:szCs w:val="24"/>
            </w:rPr>
          </w:rPrChange>
        </w:rPr>
      </w:pPr>
      <w:r>
        <w:rPr>
          <w:color w:val="000000" w:themeColor="text1"/>
          <w:sz w:val="24"/>
          <w:szCs w:val="24"/>
        </w:rPr>
        <w:t>Consiste en una interfaz gráfica de usuario</w:t>
      </w:r>
      <w:r w:rsidR="003E11FB">
        <w:rPr>
          <w:color w:val="000000" w:themeColor="text1"/>
          <w:sz w:val="24"/>
          <w:szCs w:val="24"/>
        </w:rPr>
        <w:t xml:space="preserve"> (GUI por sus siglas en inglés)</w:t>
      </w:r>
      <w:r>
        <w:rPr>
          <w:color w:val="000000" w:themeColor="text1"/>
          <w:sz w:val="24"/>
          <w:szCs w:val="24"/>
        </w:rPr>
        <w:t xml:space="preserve"> implementada en </w:t>
      </w:r>
      <w:ins w:id="294" w:author="JORGE AIRY MERCADO GUTIERREZ" w:date="2019-07-08T12:38:00Z">
        <w:r w:rsidR="008D4D8E">
          <w:rPr>
            <w:color w:val="000000" w:themeColor="text1"/>
            <w:sz w:val="24"/>
            <w:szCs w:val="24"/>
          </w:rPr>
          <w:t xml:space="preserve">la herramienta </w:t>
        </w:r>
      </w:ins>
      <w:r>
        <w:rPr>
          <w:color w:val="000000" w:themeColor="text1"/>
          <w:sz w:val="24"/>
          <w:szCs w:val="24"/>
        </w:rPr>
        <w:t>GUIDE de MATLAB</w:t>
      </w:r>
      <w:ins w:id="295" w:author="JORGE AIRY MERCADO GUTIERREZ" w:date="2019-07-08T12:38:00Z">
        <w:r w:rsidR="008D4D8E">
          <w:rPr>
            <w:color w:val="000000" w:themeColor="text1"/>
            <w:sz w:val="24"/>
            <w:szCs w:val="24"/>
          </w:rPr>
          <w:t xml:space="preserve"> ®</w:t>
        </w:r>
      </w:ins>
      <w:r>
        <w:rPr>
          <w:color w:val="000000" w:themeColor="text1"/>
          <w:sz w:val="24"/>
          <w:szCs w:val="24"/>
        </w:rPr>
        <w:t>, la cual consta de 4 pantallas que en conjunto permiten</w:t>
      </w:r>
      <w:ins w:id="296" w:author="JORGE AIRY MERCADO GUTIERREZ" w:date="2019-07-08T12:39:00Z">
        <w:r w:rsidR="008D4D8E">
          <w:rPr>
            <w:color w:val="000000" w:themeColor="text1"/>
            <w:sz w:val="24"/>
            <w:szCs w:val="24"/>
          </w:rPr>
          <w:t>, hasta el momento:</w:t>
        </w:r>
      </w:ins>
      <w:ins w:id="297" w:author="JORGE AIRY MERCADO GUTIERREZ" w:date="2019-07-08T12:38:00Z">
        <w:r w:rsidR="008D4D8E">
          <w:rPr>
            <w:color w:val="000000" w:themeColor="text1"/>
            <w:sz w:val="24"/>
            <w:szCs w:val="24"/>
          </w:rPr>
          <w:t xml:space="preserve"> </w:t>
        </w:r>
      </w:ins>
      <w:r>
        <w:rPr>
          <w:color w:val="000000" w:themeColor="text1"/>
          <w:sz w:val="24"/>
          <w:szCs w:val="24"/>
        </w:rPr>
        <w:t xml:space="preserve"> </w:t>
      </w:r>
      <w:ins w:id="298" w:author="JORGE AIRY MERCADO GUTIERREZ" w:date="2019-07-08T12:38:00Z">
        <w:r w:rsidR="008D4D8E">
          <w:rPr>
            <w:color w:val="000000" w:themeColor="text1"/>
            <w:sz w:val="24"/>
            <w:szCs w:val="24"/>
          </w:rPr>
          <w:t xml:space="preserve">a) </w:t>
        </w:r>
      </w:ins>
      <w:r>
        <w:rPr>
          <w:color w:val="000000" w:themeColor="text1"/>
          <w:sz w:val="24"/>
          <w:szCs w:val="24"/>
        </w:rPr>
        <w:t>realizar el registro de</w:t>
      </w:r>
      <w:ins w:id="299" w:author="JORGE AIRY MERCADO GUTIERREZ" w:date="2019-07-08T12:38:00Z">
        <w:r w:rsidR="008D4D8E">
          <w:rPr>
            <w:color w:val="000000" w:themeColor="text1"/>
            <w:sz w:val="24"/>
            <w:szCs w:val="24"/>
          </w:rPr>
          <w:t xml:space="preserve"> datos de</w:t>
        </w:r>
      </w:ins>
      <w:r>
        <w:rPr>
          <w:color w:val="000000" w:themeColor="text1"/>
          <w:sz w:val="24"/>
          <w:szCs w:val="24"/>
        </w:rPr>
        <w:t xml:space="preserve"> un paciente </w:t>
      </w:r>
      <w:ins w:id="300" w:author="JORGE AIRY MERCADO GUTIERREZ" w:date="2019-07-08T12:38:00Z">
        <w:r w:rsidR="008D4D8E">
          <w:rPr>
            <w:color w:val="000000" w:themeColor="text1"/>
            <w:sz w:val="24"/>
            <w:szCs w:val="24"/>
          </w:rPr>
          <w:t xml:space="preserve">o usuario </w:t>
        </w:r>
      </w:ins>
      <w:r>
        <w:rPr>
          <w:color w:val="000000" w:themeColor="text1"/>
          <w:sz w:val="24"/>
          <w:szCs w:val="24"/>
        </w:rPr>
        <w:t xml:space="preserve">en el que se probará el dispositivo, </w:t>
      </w:r>
      <w:ins w:id="301" w:author="JORGE AIRY MERCADO GUTIERREZ" w:date="2019-07-08T12:38:00Z">
        <w:r w:rsidR="008D4D8E">
          <w:rPr>
            <w:color w:val="000000" w:themeColor="text1"/>
            <w:sz w:val="24"/>
            <w:szCs w:val="24"/>
          </w:rPr>
          <w:t xml:space="preserve">b) </w:t>
        </w:r>
      </w:ins>
      <w:r>
        <w:rPr>
          <w:color w:val="000000" w:themeColor="text1"/>
          <w:sz w:val="24"/>
          <w:szCs w:val="24"/>
        </w:rPr>
        <w:t xml:space="preserve">realizar el entrenamiento </w:t>
      </w:r>
      <w:r w:rsidR="003E11FB">
        <w:rPr>
          <w:color w:val="000000" w:themeColor="text1"/>
          <w:sz w:val="24"/>
          <w:szCs w:val="24"/>
        </w:rPr>
        <w:t xml:space="preserve">de un clasificador de movimientos voluntarios, </w:t>
      </w:r>
      <w:ins w:id="302" w:author="JORGE AIRY MERCADO GUTIERREZ" w:date="2019-07-08T12:38:00Z">
        <w:r w:rsidR="008D4D8E">
          <w:rPr>
            <w:color w:val="000000" w:themeColor="text1"/>
            <w:sz w:val="24"/>
            <w:szCs w:val="24"/>
          </w:rPr>
          <w:t>c) correr la</w:t>
        </w:r>
      </w:ins>
      <w:del w:id="303" w:author="JORGE AIRY MERCADO GUTIERREZ" w:date="2019-07-08T12:38:00Z">
        <w:r w:rsidR="003E11FB" w:rsidDel="008D4D8E">
          <w:rPr>
            <w:color w:val="000000" w:themeColor="text1"/>
            <w:sz w:val="24"/>
            <w:szCs w:val="24"/>
          </w:rPr>
          <w:delText>iniciar una</w:delText>
        </w:r>
      </w:del>
      <w:r w:rsidR="003E11FB">
        <w:rPr>
          <w:color w:val="000000" w:themeColor="text1"/>
          <w:sz w:val="24"/>
          <w:szCs w:val="24"/>
        </w:rPr>
        <w:t xml:space="preserve"> aplicación FES en lazo abierto, o bien </w:t>
      </w:r>
      <w:ins w:id="304" w:author="JORGE AIRY MERCADO GUTIERREZ" w:date="2019-07-08T12:39:00Z">
        <w:r w:rsidR="008D4D8E">
          <w:rPr>
            <w:color w:val="000000" w:themeColor="text1"/>
            <w:sz w:val="24"/>
            <w:szCs w:val="24"/>
          </w:rPr>
          <w:t xml:space="preserve">d) </w:t>
        </w:r>
      </w:ins>
      <w:r w:rsidR="003E11FB">
        <w:rPr>
          <w:color w:val="000000" w:themeColor="text1"/>
          <w:sz w:val="24"/>
          <w:szCs w:val="24"/>
        </w:rPr>
        <w:t xml:space="preserve">experimentar con los parámetros del estimulador </w:t>
      </w:r>
      <w:ins w:id="305" w:author="JORGE AIRY MERCADO GUTIERREZ" w:date="2019-07-08T09:53:00Z">
        <w:r w:rsidR="00616BDD">
          <w:rPr>
            <w:color w:val="000000" w:themeColor="text1"/>
            <w:sz w:val="24"/>
            <w:szCs w:val="24"/>
          </w:rPr>
          <w:t xml:space="preserve">y el sistema de registro de biopotenciales </w:t>
        </w:r>
      </w:ins>
      <w:r w:rsidR="003E11FB">
        <w:rPr>
          <w:color w:val="000000" w:themeColor="text1"/>
          <w:sz w:val="24"/>
          <w:szCs w:val="24"/>
        </w:rPr>
        <w:t xml:space="preserve">para </w:t>
      </w:r>
      <w:ins w:id="306" w:author="JORGE AIRY MERCADO GUTIERREZ" w:date="2019-07-08T12:39:00Z">
        <w:r w:rsidR="008D4D8E">
          <w:rPr>
            <w:color w:val="000000" w:themeColor="text1"/>
            <w:sz w:val="24"/>
            <w:szCs w:val="24"/>
          </w:rPr>
          <w:t xml:space="preserve">determinar </w:t>
        </w:r>
      </w:ins>
      <w:del w:id="307" w:author="JORGE AIRY MERCADO GUTIERREZ" w:date="2019-07-08T12:39:00Z">
        <w:r w:rsidR="003E11FB" w:rsidDel="008D4D8E">
          <w:rPr>
            <w:color w:val="000000" w:themeColor="text1"/>
            <w:sz w:val="24"/>
            <w:szCs w:val="24"/>
          </w:rPr>
          <w:delText>lograr encontrar</w:delText>
        </w:r>
      </w:del>
      <w:r w:rsidR="003E11FB">
        <w:rPr>
          <w:color w:val="000000" w:themeColor="text1"/>
          <w:sz w:val="24"/>
          <w:szCs w:val="24"/>
        </w:rPr>
        <w:t xml:space="preserve"> el patrón de estimulación </w:t>
      </w:r>
      <w:ins w:id="308" w:author="JORGE AIRY MERCADO GUTIERREZ" w:date="2019-07-08T09:53:00Z">
        <w:r w:rsidR="00616BDD">
          <w:rPr>
            <w:color w:val="000000" w:themeColor="text1"/>
            <w:sz w:val="24"/>
            <w:szCs w:val="24"/>
          </w:rPr>
          <w:t>ó</w:t>
        </w:r>
      </w:ins>
      <w:del w:id="309" w:author="JORGE AIRY MERCADO GUTIERREZ" w:date="2019-07-08T09:53:00Z">
        <w:r w:rsidR="003E11FB" w:rsidDel="00616BDD">
          <w:rPr>
            <w:color w:val="000000" w:themeColor="text1"/>
            <w:sz w:val="24"/>
            <w:szCs w:val="24"/>
          </w:rPr>
          <w:delText>o</w:delText>
        </w:r>
      </w:del>
      <w:r w:rsidR="003E11FB">
        <w:rPr>
          <w:color w:val="000000" w:themeColor="text1"/>
          <w:sz w:val="24"/>
          <w:szCs w:val="24"/>
        </w:rPr>
        <w:t>ptimo para el paciente. Esta plataforma realiza una conexión a dispositivos comerciales</w:t>
      </w:r>
      <w:ins w:id="310" w:author="JORGE AIRY MERCADO GUTIERREZ" w:date="2019-07-08T12:40:00Z">
        <w:r w:rsidR="009B1C73">
          <w:rPr>
            <w:color w:val="000000" w:themeColor="text1"/>
            <w:sz w:val="24"/>
            <w:szCs w:val="24"/>
          </w:rPr>
          <w:t xml:space="preserve">: </w:t>
        </w:r>
      </w:ins>
      <w:del w:id="311" w:author="JORGE AIRY MERCADO GUTIERREZ" w:date="2019-07-08T12:40:00Z">
        <w:r w:rsidR="003E11FB" w:rsidDel="009B1C73">
          <w:rPr>
            <w:color w:val="000000" w:themeColor="text1"/>
            <w:sz w:val="24"/>
            <w:szCs w:val="24"/>
          </w:rPr>
          <w:delText xml:space="preserve"> </w:delText>
        </w:r>
      </w:del>
      <w:del w:id="312" w:author="JORGE AIRY MERCADO GUTIERREZ" w:date="2019-07-08T12:39:00Z">
        <w:r w:rsidR="003E11FB" w:rsidDel="009B1C73">
          <w:rPr>
            <w:color w:val="000000" w:themeColor="text1"/>
            <w:sz w:val="24"/>
            <w:szCs w:val="24"/>
          </w:rPr>
          <w:delText>(</w:delText>
        </w:r>
      </w:del>
      <w:proofErr w:type="spellStart"/>
      <w:r w:rsidR="003E11FB">
        <w:rPr>
          <w:color w:val="000000" w:themeColor="text1"/>
          <w:sz w:val="24"/>
          <w:szCs w:val="24"/>
        </w:rPr>
        <w:t>Rehastim</w:t>
      </w:r>
      <w:proofErr w:type="spellEnd"/>
      <w:r w:rsidR="003E11FB">
        <w:rPr>
          <w:color w:val="000000" w:themeColor="text1"/>
          <w:sz w:val="24"/>
          <w:szCs w:val="24"/>
        </w:rPr>
        <w:t xml:space="preserve"> </w:t>
      </w:r>
      <w:proofErr w:type="gramStart"/>
      <w:r w:rsidR="003E11FB">
        <w:rPr>
          <w:color w:val="000000" w:themeColor="text1"/>
          <w:sz w:val="24"/>
          <w:szCs w:val="24"/>
        </w:rPr>
        <w:t xml:space="preserve">2 </w:t>
      </w:r>
      <w:ins w:id="313" w:author="JORGE AIRY MERCADO GUTIERREZ" w:date="2019-07-08T12:39:00Z">
        <w:r w:rsidR="009B1C73">
          <w:rPr>
            <w:color w:val="000000" w:themeColor="text1"/>
            <w:sz w:val="24"/>
            <w:szCs w:val="24"/>
          </w:rPr>
          <w:t xml:space="preserve"> (</w:t>
        </w:r>
        <w:proofErr w:type="spellStart"/>
        <w:proofErr w:type="gramEnd"/>
        <w:r w:rsidR="009B1C73">
          <w:rPr>
            <w:color w:val="000000" w:themeColor="text1"/>
            <w:sz w:val="24"/>
            <w:szCs w:val="24"/>
          </w:rPr>
          <w:t>Hasomed</w:t>
        </w:r>
        <w:proofErr w:type="spellEnd"/>
        <w:r w:rsidR="009B1C73">
          <w:rPr>
            <w:color w:val="000000" w:themeColor="text1"/>
            <w:sz w:val="24"/>
            <w:szCs w:val="24"/>
          </w:rPr>
          <w:t xml:space="preserve"> </w:t>
        </w:r>
        <w:proofErr w:type="spellStart"/>
        <w:r w:rsidR="009B1C73">
          <w:rPr>
            <w:color w:val="000000" w:themeColor="text1"/>
            <w:sz w:val="24"/>
            <w:szCs w:val="24"/>
          </w:rPr>
          <w:t>GmbH</w:t>
        </w:r>
      </w:ins>
      <w:proofErr w:type="spellEnd"/>
      <w:ins w:id="314" w:author="JORGE AIRY MERCADO GUTIERREZ" w:date="2019-07-08T12:40:00Z">
        <w:r w:rsidR="009B1C73">
          <w:rPr>
            <w:color w:val="000000" w:themeColor="text1"/>
            <w:sz w:val="24"/>
            <w:szCs w:val="24"/>
          </w:rPr>
          <w:t>, Alemania</w:t>
        </w:r>
      </w:ins>
      <w:ins w:id="315" w:author="JORGE AIRY MERCADO GUTIERREZ" w:date="2019-07-08T12:39:00Z">
        <w:r w:rsidR="009B1C73">
          <w:rPr>
            <w:color w:val="000000" w:themeColor="text1"/>
            <w:sz w:val="24"/>
            <w:szCs w:val="24"/>
          </w:rPr>
          <w:t xml:space="preserve">) </w:t>
        </w:r>
      </w:ins>
      <w:r w:rsidR="003E11FB">
        <w:rPr>
          <w:color w:val="000000" w:themeColor="text1"/>
          <w:sz w:val="24"/>
          <w:szCs w:val="24"/>
        </w:rPr>
        <w:t xml:space="preserve">para estimulación eléctrica, y </w:t>
      </w:r>
      <w:proofErr w:type="spellStart"/>
      <w:r w:rsidR="003E11FB">
        <w:rPr>
          <w:color w:val="000000" w:themeColor="text1"/>
          <w:sz w:val="24"/>
          <w:szCs w:val="24"/>
        </w:rPr>
        <w:t>Cyton</w:t>
      </w:r>
      <w:proofErr w:type="spellEnd"/>
      <w:r w:rsidR="003E11FB">
        <w:rPr>
          <w:color w:val="000000" w:themeColor="text1"/>
          <w:sz w:val="24"/>
          <w:szCs w:val="24"/>
        </w:rPr>
        <w:t xml:space="preserve"> </w:t>
      </w:r>
      <w:proofErr w:type="spellStart"/>
      <w:r w:rsidR="003E11FB">
        <w:rPr>
          <w:color w:val="000000" w:themeColor="text1"/>
          <w:sz w:val="24"/>
          <w:szCs w:val="24"/>
        </w:rPr>
        <w:t>Boar</w:t>
      </w:r>
      <w:ins w:id="316" w:author="JORGE AIRY MERCADO GUTIERREZ" w:date="2019-07-08T09:53:00Z">
        <w:r w:rsidR="004516C0">
          <w:rPr>
            <w:color w:val="000000" w:themeColor="text1"/>
            <w:sz w:val="24"/>
            <w:szCs w:val="24"/>
          </w:rPr>
          <w:t>d</w:t>
        </w:r>
      </w:ins>
      <w:proofErr w:type="spellEnd"/>
      <w:ins w:id="317" w:author="JORGE AIRY MERCADO GUTIERREZ" w:date="2019-07-08T12:39:00Z">
        <w:r w:rsidR="009B1C73">
          <w:rPr>
            <w:color w:val="000000" w:themeColor="text1"/>
            <w:sz w:val="24"/>
            <w:szCs w:val="24"/>
          </w:rPr>
          <w:t xml:space="preserve"> (</w:t>
        </w:r>
      </w:ins>
      <w:proofErr w:type="spellStart"/>
      <w:ins w:id="318" w:author="JORGE AIRY MERCADO GUTIERREZ" w:date="2019-07-08T12:40:00Z">
        <w:r w:rsidR="009B1C73">
          <w:rPr>
            <w:color w:val="000000" w:themeColor="text1"/>
            <w:sz w:val="24"/>
            <w:szCs w:val="24"/>
          </w:rPr>
          <w:t>OpeBCI</w:t>
        </w:r>
        <w:proofErr w:type="spellEnd"/>
        <w:r w:rsidR="009B1C73">
          <w:rPr>
            <w:color w:val="000000" w:themeColor="text1"/>
            <w:sz w:val="24"/>
            <w:szCs w:val="24"/>
          </w:rPr>
          <w:t xml:space="preserve"> </w:t>
        </w:r>
        <w:proofErr w:type="spellStart"/>
        <w:r w:rsidR="009B1C73">
          <w:rPr>
            <w:color w:val="000000" w:themeColor="text1"/>
            <w:sz w:val="24"/>
            <w:szCs w:val="24"/>
          </w:rPr>
          <w:t>Inc</w:t>
        </w:r>
        <w:proofErr w:type="spellEnd"/>
        <w:r w:rsidR="009B1C73">
          <w:rPr>
            <w:color w:val="000000" w:themeColor="text1"/>
            <w:sz w:val="24"/>
            <w:szCs w:val="24"/>
          </w:rPr>
          <w:t>, E.E.U.U.</w:t>
        </w:r>
      </w:ins>
      <w:ins w:id="319" w:author="JORGE AIRY MERCADO GUTIERREZ" w:date="2019-07-08T12:39:00Z">
        <w:r w:rsidR="009B1C73">
          <w:rPr>
            <w:color w:val="000000" w:themeColor="text1"/>
            <w:sz w:val="24"/>
            <w:szCs w:val="24"/>
          </w:rPr>
          <w:t>)</w:t>
        </w:r>
      </w:ins>
      <w:r w:rsidR="003E11FB">
        <w:rPr>
          <w:color w:val="000000" w:themeColor="text1"/>
          <w:sz w:val="24"/>
          <w:szCs w:val="24"/>
        </w:rPr>
        <w:t xml:space="preserve"> para adquisición de biopotenciales) que permiten </w:t>
      </w:r>
      <w:ins w:id="320" w:author="JORGE AIRY MERCADO GUTIERREZ" w:date="2019-07-08T12:40:00Z">
        <w:r w:rsidR="009B1C73">
          <w:rPr>
            <w:color w:val="000000" w:themeColor="text1"/>
            <w:sz w:val="24"/>
            <w:szCs w:val="24"/>
          </w:rPr>
          <w:t xml:space="preserve">la integración de las funciones </w:t>
        </w:r>
      </w:ins>
      <w:del w:id="321" w:author="JORGE AIRY MERCADO GUTIERREZ" w:date="2019-07-08T12:40:00Z">
        <w:r w:rsidR="003E11FB" w:rsidDel="009B1C73">
          <w:rPr>
            <w:color w:val="000000" w:themeColor="text1"/>
            <w:sz w:val="24"/>
            <w:szCs w:val="24"/>
          </w:rPr>
          <w:delText>el correcto</w:delText>
        </w:r>
      </w:del>
      <w:del w:id="322" w:author="JORGE AIRY MERCADO GUTIERREZ" w:date="2019-07-08T12:41:00Z">
        <w:r w:rsidR="003E11FB" w:rsidDel="009B1C73">
          <w:rPr>
            <w:color w:val="000000" w:themeColor="text1"/>
            <w:sz w:val="24"/>
            <w:szCs w:val="24"/>
          </w:rPr>
          <w:delText xml:space="preserve"> funcionamiento</w:delText>
        </w:r>
      </w:del>
      <w:r w:rsidR="003E11FB">
        <w:rPr>
          <w:color w:val="000000" w:themeColor="text1"/>
          <w:sz w:val="24"/>
          <w:szCs w:val="24"/>
        </w:rPr>
        <w:t xml:space="preserve"> de la NP</w:t>
      </w:r>
      <w:ins w:id="323" w:author="JORGE AIRY MERCADO GUTIERREZ" w:date="2019-07-08T12:41:00Z">
        <w:r w:rsidR="009B1C73">
          <w:rPr>
            <w:color w:val="000000" w:themeColor="text1"/>
            <w:sz w:val="24"/>
            <w:szCs w:val="24"/>
          </w:rPr>
          <w:t xml:space="preserve"> (**a partir de donde usas la abreviatura y donde el término completo)</w:t>
        </w:r>
      </w:ins>
      <w:r w:rsidR="003E11FB">
        <w:rPr>
          <w:color w:val="000000" w:themeColor="text1"/>
          <w:sz w:val="24"/>
          <w:szCs w:val="24"/>
        </w:rPr>
        <w:t xml:space="preserve"> </w:t>
      </w:r>
      <w:r w:rsidR="003E11FB" w:rsidRPr="004516C0">
        <w:rPr>
          <w:b/>
          <w:bCs/>
          <w:color w:val="000000" w:themeColor="text1"/>
          <w:sz w:val="24"/>
          <w:szCs w:val="24"/>
          <w:rPrChange w:id="324" w:author="JORGE AIRY MERCADO GUTIERREZ" w:date="2019-07-08T09:53:00Z">
            <w:rPr>
              <w:color w:val="000000" w:themeColor="text1"/>
              <w:sz w:val="24"/>
              <w:szCs w:val="24"/>
            </w:rPr>
          </w:rPrChange>
        </w:rPr>
        <w:t>[Trabajo de Janeth</w:t>
      </w:r>
      <w:r w:rsidR="00EB0FB1" w:rsidRPr="004516C0">
        <w:rPr>
          <w:b/>
          <w:bCs/>
          <w:color w:val="000000" w:themeColor="text1"/>
          <w:sz w:val="24"/>
          <w:szCs w:val="24"/>
          <w:rPrChange w:id="325" w:author="JORGE AIRY MERCADO GUTIERREZ" w:date="2019-07-08T09:53:00Z">
            <w:rPr>
              <w:color w:val="000000" w:themeColor="text1"/>
              <w:sz w:val="24"/>
              <w:szCs w:val="24"/>
            </w:rPr>
          </w:rPrChange>
        </w:rPr>
        <w:t xml:space="preserve"> Fuentes</w:t>
      </w:r>
      <w:r w:rsidR="003E11FB" w:rsidRPr="004516C0">
        <w:rPr>
          <w:b/>
          <w:bCs/>
          <w:color w:val="000000" w:themeColor="text1"/>
          <w:sz w:val="24"/>
          <w:szCs w:val="24"/>
          <w:rPrChange w:id="326" w:author="JORGE AIRY MERCADO GUTIERREZ" w:date="2019-07-08T09:53:00Z">
            <w:rPr>
              <w:color w:val="000000" w:themeColor="text1"/>
              <w:sz w:val="24"/>
              <w:szCs w:val="24"/>
            </w:rPr>
          </w:rPrChange>
        </w:rPr>
        <w:t>].</w:t>
      </w:r>
    </w:p>
    <w:p w14:paraId="62A55674" w14:textId="204ABA9E" w:rsidR="003E11FB" w:rsidRPr="00D3309A" w:rsidRDefault="003E11FB" w:rsidP="00EA1AF1">
      <w:pPr>
        <w:spacing w:line="360" w:lineRule="auto"/>
        <w:jc w:val="both"/>
        <w:rPr>
          <w:i/>
          <w:iCs/>
          <w:color w:val="000000" w:themeColor="text1"/>
          <w:sz w:val="24"/>
          <w:szCs w:val="24"/>
        </w:rPr>
      </w:pPr>
      <w:r w:rsidRPr="00D3309A">
        <w:rPr>
          <w:i/>
          <w:iCs/>
          <w:color w:val="000000" w:themeColor="text1"/>
          <w:sz w:val="24"/>
          <w:szCs w:val="24"/>
        </w:rPr>
        <w:t>5.1.2 Aplicación FES en lazo abierto</w:t>
      </w:r>
    </w:p>
    <w:p w14:paraId="6DE5FD5D" w14:textId="2B7ED638" w:rsidR="003E11FB" w:rsidRDefault="003E11FB" w:rsidP="00EA1AF1">
      <w:pPr>
        <w:spacing w:line="360" w:lineRule="auto"/>
        <w:jc w:val="both"/>
        <w:rPr>
          <w:color w:val="000000" w:themeColor="text1"/>
          <w:sz w:val="24"/>
          <w:szCs w:val="24"/>
        </w:rPr>
      </w:pPr>
      <w:del w:id="327" w:author="JORGE AIRY MERCADO GUTIERREZ" w:date="2019-07-08T12:41:00Z">
        <w:r w:rsidDel="003A0F79">
          <w:rPr>
            <w:color w:val="000000" w:themeColor="text1"/>
            <w:sz w:val="24"/>
            <w:szCs w:val="24"/>
          </w:rPr>
          <w:delText>Consiste</w:delText>
        </w:r>
      </w:del>
      <w:r>
        <w:rPr>
          <w:color w:val="000000" w:themeColor="text1"/>
          <w:sz w:val="24"/>
          <w:szCs w:val="24"/>
        </w:rPr>
        <w:t xml:space="preserve"> </w:t>
      </w:r>
      <w:ins w:id="328" w:author="JORGE AIRY MERCADO GUTIERREZ" w:date="2019-07-08T12:41:00Z">
        <w:r w:rsidR="003A0F79">
          <w:rPr>
            <w:color w:val="000000" w:themeColor="text1"/>
            <w:sz w:val="24"/>
            <w:szCs w:val="24"/>
          </w:rPr>
          <w:t xml:space="preserve">Está basada </w:t>
        </w:r>
      </w:ins>
      <w:r>
        <w:rPr>
          <w:color w:val="000000" w:themeColor="text1"/>
          <w:sz w:val="24"/>
          <w:szCs w:val="24"/>
        </w:rPr>
        <w:t xml:space="preserve">en una </w:t>
      </w:r>
      <w:del w:id="329" w:author="JORGE AIRY MERCADO GUTIERREZ" w:date="2019-07-08T09:53:00Z">
        <w:r w:rsidDel="00D70F25">
          <w:rPr>
            <w:color w:val="000000" w:themeColor="text1"/>
            <w:sz w:val="24"/>
            <w:szCs w:val="24"/>
          </w:rPr>
          <w:delText>i</w:delText>
        </w:r>
      </w:del>
      <w:ins w:id="330" w:author="JORGE AIRY MERCADO GUTIERREZ" w:date="2019-07-08T09:53:00Z">
        <w:r w:rsidR="00D70F25">
          <w:rPr>
            <w:color w:val="000000" w:themeColor="text1"/>
            <w:sz w:val="24"/>
            <w:szCs w:val="24"/>
          </w:rPr>
          <w:t>I</w:t>
        </w:r>
      </w:ins>
      <w:r>
        <w:rPr>
          <w:color w:val="000000" w:themeColor="text1"/>
          <w:sz w:val="24"/>
          <w:szCs w:val="24"/>
        </w:rPr>
        <w:t xml:space="preserve">nterfaz </w:t>
      </w:r>
      <w:ins w:id="331" w:author="JORGE AIRY MERCADO GUTIERREZ" w:date="2019-07-08T09:53:00Z">
        <w:r w:rsidR="00D70F25">
          <w:rPr>
            <w:color w:val="000000" w:themeColor="text1"/>
            <w:sz w:val="24"/>
            <w:szCs w:val="24"/>
          </w:rPr>
          <w:t>C</w:t>
        </w:r>
      </w:ins>
      <w:del w:id="332" w:author="JORGE AIRY MERCADO GUTIERREZ" w:date="2019-07-08T09:53:00Z">
        <w:r w:rsidDel="00D70F25">
          <w:rPr>
            <w:color w:val="000000" w:themeColor="text1"/>
            <w:sz w:val="24"/>
            <w:szCs w:val="24"/>
          </w:rPr>
          <w:delText>c</w:delText>
        </w:r>
      </w:del>
      <w:r>
        <w:rPr>
          <w:color w:val="000000" w:themeColor="text1"/>
          <w:sz w:val="24"/>
          <w:szCs w:val="24"/>
        </w:rPr>
        <w:t>erebro</w:t>
      </w:r>
      <w:ins w:id="333" w:author="JORGE AIRY MERCADO GUTIERREZ" w:date="2019-07-08T09:53:00Z">
        <w:r w:rsidR="00D70F25">
          <w:rPr>
            <w:color w:val="000000" w:themeColor="text1"/>
            <w:sz w:val="24"/>
            <w:szCs w:val="24"/>
          </w:rPr>
          <w:t>-</w:t>
        </w:r>
      </w:ins>
      <w:del w:id="334" w:author="JORGE AIRY MERCADO GUTIERREZ" w:date="2019-07-08T09:53:00Z">
        <w:r w:rsidDel="00D70F25">
          <w:rPr>
            <w:color w:val="000000" w:themeColor="text1"/>
            <w:sz w:val="24"/>
            <w:szCs w:val="24"/>
          </w:rPr>
          <w:delText xml:space="preserve"> </w:delText>
        </w:r>
      </w:del>
      <w:ins w:id="335" w:author="JORGE AIRY MERCADO GUTIERREZ" w:date="2019-07-08T09:53:00Z">
        <w:r w:rsidR="00D70F25">
          <w:rPr>
            <w:color w:val="000000" w:themeColor="text1"/>
            <w:sz w:val="24"/>
            <w:szCs w:val="24"/>
          </w:rPr>
          <w:t>C</w:t>
        </w:r>
      </w:ins>
      <w:del w:id="336" w:author="JORGE AIRY MERCADO GUTIERREZ" w:date="2019-07-08T09:53:00Z">
        <w:r w:rsidDel="00D70F25">
          <w:rPr>
            <w:color w:val="000000" w:themeColor="text1"/>
            <w:sz w:val="24"/>
            <w:szCs w:val="24"/>
          </w:rPr>
          <w:delText>c</w:delText>
        </w:r>
      </w:del>
      <w:r>
        <w:rPr>
          <w:color w:val="000000" w:themeColor="text1"/>
          <w:sz w:val="24"/>
          <w:szCs w:val="24"/>
        </w:rPr>
        <w:t xml:space="preserve">omputadora </w:t>
      </w:r>
      <w:del w:id="337" w:author="JORGE AIRY MERCADO GUTIERREZ" w:date="2019-07-08T12:41:00Z">
        <w:r w:rsidDel="003A0F79">
          <w:rPr>
            <w:color w:val="000000" w:themeColor="text1"/>
            <w:sz w:val="24"/>
            <w:szCs w:val="24"/>
          </w:rPr>
          <w:delText>sencilla</w:delText>
        </w:r>
      </w:del>
      <w:r>
        <w:rPr>
          <w:color w:val="000000" w:themeColor="text1"/>
          <w:sz w:val="24"/>
          <w:szCs w:val="24"/>
        </w:rPr>
        <w:t xml:space="preserve"> implementada dentro de la GUI para la </w:t>
      </w:r>
      <w:proofErr w:type="spellStart"/>
      <w:r>
        <w:rPr>
          <w:color w:val="000000" w:themeColor="text1"/>
          <w:sz w:val="24"/>
          <w:szCs w:val="24"/>
        </w:rPr>
        <w:t>neuroprótesis</w:t>
      </w:r>
      <w:proofErr w:type="spellEnd"/>
      <w:r>
        <w:rPr>
          <w:color w:val="000000" w:themeColor="text1"/>
          <w:sz w:val="24"/>
          <w:szCs w:val="24"/>
        </w:rPr>
        <w:t xml:space="preserve">. Dicha aplicación </w:t>
      </w:r>
      <w:r w:rsidR="00742F2B">
        <w:rPr>
          <w:color w:val="000000" w:themeColor="text1"/>
          <w:sz w:val="24"/>
          <w:szCs w:val="24"/>
        </w:rPr>
        <w:t>le muestra al sujeto una serie de 5 movimientos predefinidos, dentro de los cuales el sujeto debe seleccionar uno cerrando los ojos</w:t>
      </w:r>
      <w:ins w:id="338" w:author="JORGE AIRY MERCADO GUTIERREZ" w:date="2019-07-08T12:42:00Z">
        <w:r w:rsidR="003A0F79">
          <w:rPr>
            <w:color w:val="000000" w:themeColor="text1"/>
            <w:sz w:val="24"/>
            <w:szCs w:val="24"/>
          </w:rPr>
          <w:t>.</w:t>
        </w:r>
      </w:ins>
      <w:del w:id="339" w:author="JORGE AIRY MERCADO GUTIERREZ" w:date="2019-07-08T12:42:00Z">
        <w:r w:rsidR="00742F2B" w:rsidDel="003A0F79">
          <w:rPr>
            <w:color w:val="000000" w:themeColor="text1"/>
            <w:sz w:val="24"/>
            <w:szCs w:val="24"/>
          </w:rPr>
          <w:delText xml:space="preserve">, </w:delText>
        </w:r>
      </w:del>
      <w:ins w:id="340" w:author="JORGE AIRY MERCADO GUTIERREZ" w:date="2019-07-08T12:42:00Z">
        <w:r w:rsidR="003A0F79">
          <w:rPr>
            <w:color w:val="000000" w:themeColor="text1"/>
            <w:sz w:val="24"/>
            <w:szCs w:val="24"/>
          </w:rPr>
          <w:t xml:space="preserve"> </w:t>
        </w:r>
      </w:ins>
      <w:del w:id="341" w:author="JORGE AIRY MERCADO GUTIERREZ" w:date="2019-07-08T12:42:00Z">
        <w:r w:rsidR="00742F2B" w:rsidDel="003A0F79">
          <w:rPr>
            <w:color w:val="000000" w:themeColor="text1"/>
            <w:sz w:val="24"/>
            <w:szCs w:val="24"/>
          </w:rPr>
          <w:delText>u</w:delText>
        </w:r>
      </w:del>
      <w:ins w:id="342" w:author="JORGE AIRY MERCADO GUTIERREZ" w:date="2019-07-08T12:42:00Z">
        <w:r w:rsidR="003A0F79">
          <w:rPr>
            <w:color w:val="000000" w:themeColor="text1"/>
            <w:sz w:val="24"/>
            <w:szCs w:val="24"/>
          </w:rPr>
          <w:t>U</w:t>
        </w:r>
      </w:ins>
      <w:r w:rsidR="00742F2B">
        <w:rPr>
          <w:color w:val="000000" w:themeColor="text1"/>
          <w:sz w:val="24"/>
          <w:szCs w:val="24"/>
        </w:rPr>
        <w:t xml:space="preserve">na vez seleccionado y confirmado el movimiento </w:t>
      </w:r>
      <w:ins w:id="343" w:author="JORGE AIRY MERCADO GUTIERREZ" w:date="2019-07-08T12:42:00Z">
        <w:r w:rsidR="003A0F79">
          <w:rPr>
            <w:color w:val="000000" w:themeColor="text1"/>
            <w:sz w:val="24"/>
            <w:szCs w:val="24"/>
          </w:rPr>
          <w:t>objetivo</w:t>
        </w:r>
      </w:ins>
      <w:del w:id="344" w:author="JORGE AIRY MERCADO GUTIERREZ" w:date="2019-07-08T12:42:00Z">
        <w:r w:rsidR="00742F2B" w:rsidDel="003A0F79">
          <w:rPr>
            <w:color w:val="000000" w:themeColor="text1"/>
            <w:sz w:val="24"/>
            <w:szCs w:val="24"/>
          </w:rPr>
          <w:delText>seleccionado</w:delText>
        </w:r>
      </w:del>
      <w:r w:rsidR="00742F2B">
        <w:rPr>
          <w:color w:val="000000" w:themeColor="text1"/>
          <w:sz w:val="24"/>
          <w:szCs w:val="24"/>
        </w:rPr>
        <w:t xml:space="preserve">, el sistema </w:t>
      </w:r>
      <w:ins w:id="345" w:author="JORGE AIRY MERCADO GUTIERREZ" w:date="2019-07-08T12:43:00Z">
        <w:r w:rsidR="003A0F79">
          <w:rPr>
            <w:color w:val="000000" w:themeColor="text1"/>
            <w:sz w:val="24"/>
            <w:szCs w:val="24"/>
          </w:rPr>
          <w:lastRenderedPageBreak/>
          <w:t xml:space="preserve">envía una secuencia de pulsos de </w:t>
        </w:r>
      </w:ins>
      <w:del w:id="346" w:author="JORGE AIRY MERCADO GUTIERREZ" w:date="2019-07-08T12:43:00Z">
        <w:r w:rsidR="00742F2B" w:rsidDel="003A0F79">
          <w:rPr>
            <w:color w:val="000000" w:themeColor="text1"/>
            <w:sz w:val="24"/>
            <w:szCs w:val="24"/>
          </w:rPr>
          <w:delText>inicia</w:delText>
        </w:r>
      </w:del>
      <w:del w:id="347" w:author="JORGE AIRY MERCADO GUTIERREZ" w:date="2019-07-08T12:44:00Z">
        <w:r w:rsidR="00742F2B" w:rsidDel="003A0F79">
          <w:rPr>
            <w:color w:val="000000" w:themeColor="text1"/>
            <w:sz w:val="24"/>
            <w:szCs w:val="24"/>
          </w:rPr>
          <w:delText xml:space="preserve"> la</w:delText>
        </w:r>
      </w:del>
      <w:r w:rsidR="00742F2B">
        <w:rPr>
          <w:color w:val="000000" w:themeColor="text1"/>
          <w:sz w:val="24"/>
          <w:szCs w:val="24"/>
        </w:rPr>
        <w:t xml:space="preserve"> estimulación eléctrica para asistir al sujeto</w:t>
      </w:r>
      <w:ins w:id="348" w:author="JORGE AIRY MERCADO GUTIERREZ" w:date="2019-07-08T12:44:00Z">
        <w:r w:rsidR="003A0F79">
          <w:rPr>
            <w:color w:val="000000" w:themeColor="text1"/>
            <w:sz w:val="24"/>
            <w:szCs w:val="24"/>
          </w:rPr>
          <w:t xml:space="preserve"> a realizar</w:t>
        </w:r>
      </w:ins>
      <w:r w:rsidR="00742F2B">
        <w:rPr>
          <w:color w:val="000000" w:themeColor="text1"/>
          <w:sz w:val="24"/>
          <w:szCs w:val="24"/>
        </w:rPr>
        <w:t xml:space="preserve"> </w:t>
      </w:r>
      <w:del w:id="349" w:author="JORGE AIRY MERCADO GUTIERREZ" w:date="2019-07-08T12:44:00Z">
        <w:r w:rsidR="00742F2B" w:rsidDel="003A0F79">
          <w:rPr>
            <w:color w:val="000000" w:themeColor="text1"/>
            <w:sz w:val="24"/>
            <w:szCs w:val="24"/>
          </w:rPr>
          <w:delText>en</w:delText>
        </w:r>
      </w:del>
      <w:r w:rsidR="00742F2B">
        <w:rPr>
          <w:color w:val="000000" w:themeColor="text1"/>
          <w:sz w:val="24"/>
          <w:szCs w:val="24"/>
        </w:rPr>
        <w:t xml:space="preserve"> el movimiento</w:t>
      </w:r>
      <w:ins w:id="350" w:author="JORGE AIRY MERCADO GUTIERREZ" w:date="2019-07-08T12:44:00Z">
        <w:r w:rsidR="003A0F79">
          <w:rPr>
            <w:color w:val="000000" w:themeColor="text1"/>
            <w:sz w:val="24"/>
            <w:szCs w:val="24"/>
          </w:rPr>
          <w:t xml:space="preserve"> elegido</w:t>
        </w:r>
      </w:ins>
      <w:del w:id="351" w:author="JORGE AIRY MERCADO GUTIERREZ" w:date="2019-07-08T12:44:00Z">
        <w:r w:rsidR="00742F2B" w:rsidDel="003A0F79">
          <w:rPr>
            <w:color w:val="000000" w:themeColor="text1"/>
            <w:sz w:val="24"/>
            <w:szCs w:val="24"/>
          </w:rPr>
          <w:delText xml:space="preserve"> previamente seleccionado por él mismo</w:delText>
        </w:r>
      </w:del>
      <w:r w:rsidR="00742F2B">
        <w:rPr>
          <w:color w:val="000000" w:themeColor="text1"/>
          <w:sz w:val="24"/>
          <w:szCs w:val="24"/>
        </w:rPr>
        <w:t xml:space="preserve">. En esta aplicación el patrón de estimulación eléctrica </w:t>
      </w:r>
      <w:ins w:id="352" w:author="JORGE AIRY MERCADO GUTIERREZ" w:date="2019-07-08T12:44:00Z">
        <w:r w:rsidR="003A0F79">
          <w:rPr>
            <w:color w:val="000000" w:themeColor="text1"/>
            <w:sz w:val="24"/>
            <w:szCs w:val="24"/>
          </w:rPr>
          <w:t xml:space="preserve">está predeterminado </w:t>
        </w:r>
      </w:ins>
      <w:del w:id="353" w:author="JORGE AIRY MERCADO GUTIERREZ" w:date="2019-07-08T12:44:00Z">
        <w:r w:rsidR="00742F2B" w:rsidDel="003A0F79">
          <w:rPr>
            <w:color w:val="000000" w:themeColor="text1"/>
            <w:sz w:val="24"/>
            <w:szCs w:val="24"/>
          </w:rPr>
          <w:delText>se configura</w:delText>
        </w:r>
      </w:del>
      <w:r w:rsidR="00742F2B">
        <w:rPr>
          <w:color w:val="000000" w:themeColor="text1"/>
          <w:sz w:val="24"/>
          <w:szCs w:val="24"/>
        </w:rPr>
        <w:t xml:space="preserve"> antes de iniciar la aplicación</w:t>
      </w:r>
      <w:r w:rsidR="00F3184D">
        <w:rPr>
          <w:color w:val="000000" w:themeColor="text1"/>
          <w:sz w:val="24"/>
          <w:szCs w:val="24"/>
        </w:rPr>
        <w:t xml:space="preserve"> [Trabajo de Omar</w:t>
      </w:r>
      <w:r w:rsidR="00EB0FB1">
        <w:rPr>
          <w:color w:val="000000" w:themeColor="text1"/>
          <w:sz w:val="24"/>
          <w:szCs w:val="24"/>
        </w:rPr>
        <w:t xml:space="preserve"> Castillo</w:t>
      </w:r>
      <w:r w:rsidR="00F3184D">
        <w:rPr>
          <w:color w:val="000000" w:themeColor="text1"/>
          <w:sz w:val="24"/>
          <w:szCs w:val="24"/>
        </w:rPr>
        <w:t>].</w:t>
      </w:r>
    </w:p>
    <w:p w14:paraId="78797608" w14:textId="77777777" w:rsidR="00643F62" w:rsidRDefault="00643F62" w:rsidP="00EA1AF1">
      <w:pPr>
        <w:spacing w:line="360" w:lineRule="auto"/>
        <w:jc w:val="both"/>
        <w:rPr>
          <w:i/>
          <w:iCs/>
          <w:color w:val="000000" w:themeColor="text1"/>
          <w:sz w:val="24"/>
          <w:szCs w:val="24"/>
        </w:rPr>
      </w:pPr>
    </w:p>
    <w:p w14:paraId="5DC8327E" w14:textId="41691C8F" w:rsidR="00D3309A" w:rsidRDefault="00D3309A" w:rsidP="00EA1AF1">
      <w:pPr>
        <w:spacing w:line="360" w:lineRule="auto"/>
        <w:jc w:val="both"/>
        <w:rPr>
          <w:i/>
          <w:iCs/>
          <w:color w:val="000000" w:themeColor="text1"/>
          <w:sz w:val="24"/>
          <w:szCs w:val="24"/>
        </w:rPr>
      </w:pPr>
      <w:r w:rsidRPr="00D3309A">
        <w:rPr>
          <w:i/>
          <w:iCs/>
          <w:color w:val="000000" w:themeColor="text1"/>
          <w:sz w:val="24"/>
          <w:szCs w:val="24"/>
        </w:rPr>
        <w:t>5.1.3 Sistema prototipo de adquisición de biopotenciales</w:t>
      </w:r>
    </w:p>
    <w:p w14:paraId="74AA56DD" w14:textId="6F071C67" w:rsidR="00072372" w:rsidRDefault="00C73FE1" w:rsidP="00EA1AF1">
      <w:pPr>
        <w:spacing w:line="360" w:lineRule="auto"/>
        <w:jc w:val="both"/>
        <w:rPr>
          <w:color w:val="000000" w:themeColor="text1"/>
          <w:sz w:val="24"/>
          <w:szCs w:val="24"/>
        </w:rPr>
      </w:pPr>
      <w:r>
        <w:rPr>
          <w:color w:val="000000" w:themeColor="text1"/>
          <w:sz w:val="24"/>
          <w:szCs w:val="24"/>
        </w:rPr>
        <w:t xml:space="preserve">Sistema que consta de convertidor analógico digital (ADS1299) y un microcontrolador (MSP432P401R) que presenta </w:t>
      </w:r>
      <w:ins w:id="354" w:author="JORGE AIRY MERCADO GUTIERREZ" w:date="2019-07-08T12:47:00Z">
        <w:r w:rsidR="00A2135C">
          <w:rPr>
            <w:color w:val="000000" w:themeColor="text1"/>
            <w:sz w:val="24"/>
            <w:szCs w:val="24"/>
          </w:rPr>
          <w:t xml:space="preserve">ventajas </w:t>
        </w:r>
      </w:ins>
      <w:del w:id="355" w:author="JORGE AIRY MERCADO GUTIERREZ" w:date="2019-07-08T12:47:00Z">
        <w:r w:rsidDel="00A2135C">
          <w:rPr>
            <w:color w:val="000000" w:themeColor="text1"/>
            <w:sz w:val="24"/>
            <w:szCs w:val="24"/>
          </w:rPr>
          <w:delText>mejoras</w:delText>
        </w:r>
      </w:del>
      <w:r>
        <w:rPr>
          <w:color w:val="000000" w:themeColor="text1"/>
          <w:sz w:val="24"/>
          <w:szCs w:val="24"/>
        </w:rPr>
        <w:t xml:space="preserve"> respecto al sistema comercial utilizado en </w:t>
      </w:r>
      <w:del w:id="356" w:author="JORGE AIRY MERCADO GUTIERREZ" w:date="2019-07-08T12:47:00Z">
        <w:r w:rsidDel="00A2135C">
          <w:rPr>
            <w:color w:val="000000" w:themeColor="text1"/>
            <w:sz w:val="24"/>
            <w:szCs w:val="24"/>
          </w:rPr>
          <w:delText>los</w:delText>
        </w:r>
      </w:del>
      <w:r>
        <w:rPr>
          <w:color w:val="000000" w:themeColor="text1"/>
          <w:sz w:val="24"/>
          <w:szCs w:val="24"/>
        </w:rPr>
        <w:t xml:space="preserve"> trabajos anteriores</w:t>
      </w:r>
      <w:ins w:id="357" w:author="JORGE AIRY MERCADO GUTIERREZ" w:date="2019-07-08T12:47:00Z">
        <w:r w:rsidR="00A2135C">
          <w:rPr>
            <w:color w:val="000000" w:themeColor="text1"/>
            <w:sz w:val="24"/>
            <w:szCs w:val="24"/>
          </w:rPr>
          <w:t xml:space="preserve"> (</w:t>
        </w:r>
        <w:proofErr w:type="spellStart"/>
        <w:r w:rsidR="00A2135C">
          <w:rPr>
            <w:color w:val="000000" w:themeColor="text1"/>
            <w:sz w:val="24"/>
            <w:szCs w:val="24"/>
          </w:rPr>
          <w:t>OpenBCI</w:t>
        </w:r>
        <w:proofErr w:type="spellEnd"/>
        <w:r w:rsidR="00A2135C">
          <w:rPr>
            <w:color w:val="000000" w:themeColor="text1"/>
            <w:sz w:val="24"/>
            <w:szCs w:val="24"/>
          </w:rPr>
          <w:t>)</w:t>
        </w:r>
      </w:ins>
      <w:ins w:id="358" w:author="JORGE AIRY MERCADO GUTIERREZ" w:date="2019-07-08T12:48:00Z">
        <w:r w:rsidR="00D80072">
          <w:rPr>
            <w:color w:val="000000" w:themeColor="text1"/>
            <w:sz w:val="24"/>
            <w:szCs w:val="24"/>
          </w:rPr>
          <w:t xml:space="preserve">, principalmente </w:t>
        </w:r>
      </w:ins>
      <w:del w:id="359" w:author="JORGE AIRY MERCADO GUTIERREZ" w:date="2019-07-08T12:48:00Z">
        <w:r w:rsidDel="00D80072">
          <w:rPr>
            <w:color w:val="000000" w:themeColor="text1"/>
            <w:sz w:val="24"/>
            <w:szCs w:val="24"/>
          </w:rPr>
          <w:delText>. Este sistema presenta</w:delText>
        </w:r>
      </w:del>
      <w:r>
        <w:rPr>
          <w:color w:val="000000" w:themeColor="text1"/>
          <w:sz w:val="24"/>
          <w:szCs w:val="24"/>
        </w:rPr>
        <w:t xml:space="preserve"> una frecuencia de muestreo de 1</w:t>
      </w:r>
      <w:ins w:id="360" w:author="JORGE AIRY MERCADO GUTIERREZ" w:date="2019-07-08T12:48:00Z">
        <w:r w:rsidR="00D80072">
          <w:rPr>
            <w:color w:val="000000" w:themeColor="text1"/>
            <w:sz w:val="24"/>
            <w:szCs w:val="24"/>
          </w:rPr>
          <w:t xml:space="preserve"> </w:t>
        </w:r>
      </w:ins>
      <w:r>
        <w:rPr>
          <w:color w:val="000000" w:themeColor="text1"/>
          <w:sz w:val="24"/>
          <w:szCs w:val="24"/>
        </w:rPr>
        <w:t>k</w:t>
      </w:r>
      <w:del w:id="361" w:author="JORGE AIRY MERCADO GUTIERREZ" w:date="2019-07-08T12:48:00Z">
        <w:r w:rsidDel="00D80072">
          <w:rPr>
            <w:color w:val="000000" w:themeColor="text1"/>
            <w:sz w:val="24"/>
            <w:szCs w:val="24"/>
          </w:rPr>
          <w:delText xml:space="preserve"> </w:delText>
        </w:r>
      </w:del>
      <w:r>
        <w:rPr>
          <w:color w:val="000000" w:themeColor="text1"/>
          <w:sz w:val="24"/>
          <w:szCs w:val="24"/>
        </w:rPr>
        <w:t>Hz</w:t>
      </w:r>
      <w:ins w:id="362" w:author="JORGE AIRY MERCADO GUTIERREZ" w:date="2019-07-08T12:48:00Z">
        <w:r w:rsidR="00D80072">
          <w:rPr>
            <w:color w:val="000000" w:themeColor="text1"/>
            <w:sz w:val="24"/>
            <w:szCs w:val="24"/>
          </w:rPr>
          <w:t xml:space="preserve"> por canal</w:t>
        </w:r>
      </w:ins>
      <w:r>
        <w:rPr>
          <w:color w:val="000000" w:themeColor="text1"/>
          <w:sz w:val="24"/>
          <w:szCs w:val="24"/>
        </w:rPr>
        <w:t xml:space="preserve">, </w:t>
      </w:r>
      <w:ins w:id="363" w:author="JORGE AIRY MERCADO GUTIERREZ" w:date="2019-07-08T12:48:00Z">
        <w:r w:rsidR="001C47F7">
          <w:rPr>
            <w:color w:val="000000" w:themeColor="text1"/>
            <w:sz w:val="24"/>
            <w:szCs w:val="24"/>
          </w:rPr>
          <w:t xml:space="preserve">la cual </w:t>
        </w:r>
      </w:ins>
      <w:del w:id="364" w:author="JORGE AIRY MERCADO GUTIERREZ" w:date="2019-07-08T12:48:00Z">
        <w:r w:rsidDel="001C47F7">
          <w:rPr>
            <w:color w:val="000000" w:themeColor="text1"/>
            <w:sz w:val="24"/>
            <w:szCs w:val="24"/>
          </w:rPr>
          <w:delText>el cuál es una frecuencia de muestro mucho mejor</w:delText>
        </w:r>
      </w:del>
      <w:ins w:id="365" w:author="JORGE AIRY MERCADO GUTIERREZ" w:date="2019-07-08T12:48:00Z">
        <w:r w:rsidR="001C47F7">
          <w:rPr>
            <w:color w:val="000000" w:themeColor="text1"/>
            <w:sz w:val="24"/>
            <w:szCs w:val="24"/>
          </w:rPr>
          <w:t xml:space="preserve">es </w:t>
        </w:r>
      </w:ins>
      <w:ins w:id="366" w:author="JORGE AIRY MERCADO GUTIERREZ" w:date="2019-07-08T12:49:00Z">
        <w:r w:rsidR="001C47F7">
          <w:rPr>
            <w:color w:val="000000" w:themeColor="text1"/>
            <w:sz w:val="24"/>
            <w:szCs w:val="24"/>
          </w:rPr>
          <w:t xml:space="preserve"> más </w:t>
        </w:r>
      </w:ins>
      <w:ins w:id="367" w:author="JORGE AIRY MERCADO GUTIERREZ" w:date="2019-07-08T12:48:00Z">
        <w:r w:rsidR="001C47F7">
          <w:rPr>
            <w:color w:val="000000" w:themeColor="text1"/>
            <w:sz w:val="24"/>
            <w:szCs w:val="24"/>
          </w:rPr>
          <w:t>adecuada</w:t>
        </w:r>
      </w:ins>
      <w:r>
        <w:rPr>
          <w:color w:val="000000" w:themeColor="text1"/>
          <w:sz w:val="24"/>
          <w:szCs w:val="24"/>
        </w:rPr>
        <w:t xml:space="preserve"> para </w:t>
      </w:r>
      <w:ins w:id="368" w:author="JORGE AIRY MERCADO GUTIERREZ" w:date="2019-07-08T12:48:00Z">
        <w:r w:rsidR="001C47F7">
          <w:rPr>
            <w:color w:val="000000" w:themeColor="text1"/>
            <w:sz w:val="24"/>
            <w:szCs w:val="24"/>
          </w:rPr>
          <w:t xml:space="preserve">el </w:t>
        </w:r>
      </w:ins>
      <w:r>
        <w:rPr>
          <w:color w:val="000000" w:themeColor="text1"/>
          <w:sz w:val="24"/>
          <w:szCs w:val="24"/>
        </w:rPr>
        <w:t xml:space="preserve">registro de </w:t>
      </w:r>
      <w:ins w:id="369" w:author="JORGE AIRY MERCADO GUTIERREZ" w:date="2019-07-08T12:48:00Z">
        <w:r w:rsidR="001C47F7">
          <w:rPr>
            <w:color w:val="000000" w:themeColor="text1"/>
            <w:sz w:val="24"/>
            <w:szCs w:val="24"/>
          </w:rPr>
          <w:t xml:space="preserve">señales </w:t>
        </w:r>
        <w:proofErr w:type="spellStart"/>
        <w:r w:rsidR="001C47F7">
          <w:rPr>
            <w:color w:val="000000" w:themeColor="text1"/>
            <w:sz w:val="24"/>
            <w:szCs w:val="24"/>
          </w:rPr>
          <w:t>s</w:t>
        </w:r>
      </w:ins>
      <w:r>
        <w:rPr>
          <w:color w:val="000000" w:themeColor="text1"/>
          <w:sz w:val="24"/>
          <w:szCs w:val="24"/>
        </w:rPr>
        <w:t>EMG</w:t>
      </w:r>
      <w:proofErr w:type="spellEnd"/>
      <w:r>
        <w:rPr>
          <w:color w:val="000000" w:themeColor="text1"/>
          <w:sz w:val="24"/>
          <w:szCs w:val="24"/>
        </w:rPr>
        <w:t xml:space="preserve"> </w:t>
      </w:r>
      <w:ins w:id="370" w:author="JORGE AIRY MERCADO GUTIERREZ" w:date="2019-07-08T12:49:00Z">
        <w:r w:rsidR="001C47F7">
          <w:rPr>
            <w:color w:val="000000" w:themeColor="text1"/>
            <w:sz w:val="24"/>
            <w:szCs w:val="24"/>
          </w:rPr>
          <w:t>(</w:t>
        </w:r>
      </w:ins>
      <w:del w:id="371" w:author="JORGE AIRY MERCADO GUTIERREZ" w:date="2019-07-08T12:49:00Z">
        <w:r w:rsidDel="001C47F7">
          <w:rPr>
            <w:color w:val="000000" w:themeColor="text1"/>
            <w:sz w:val="24"/>
            <w:szCs w:val="24"/>
          </w:rPr>
          <w:delText>que la presente en el sistema comercial</w:delText>
        </w:r>
      </w:del>
      <w:ins w:id="372" w:author="JORGE AIRY MERCADO GUTIERREZ" w:date="2019-07-08T12:49:00Z">
        <w:r w:rsidR="001C47F7">
          <w:rPr>
            <w:color w:val="000000" w:themeColor="text1"/>
            <w:sz w:val="24"/>
            <w:szCs w:val="24"/>
          </w:rPr>
          <w:t xml:space="preserve">contra </w:t>
        </w:r>
      </w:ins>
      <w:del w:id="373" w:author="JORGE AIRY MERCADO GUTIERREZ" w:date="2019-07-08T12:49:00Z">
        <w:r w:rsidDel="001C47F7">
          <w:rPr>
            <w:color w:val="000000" w:themeColor="text1"/>
            <w:sz w:val="24"/>
            <w:szCs w:val="24"/>
          </w:rPr>
          <w:delText xml:space="preserve"> (</w:delText>
        </w:r>
      </w:del>
      <w:r>
        <w:rPr>
          <w:color w:val="000000" w:themeColor="text1"/>
          <w:sz w:val="24"/>
          <w:szCs w:val="24"/>
        </w:rPr>
        <w:t>250 Hz</w:t>
      </w:r>
      <w:ins w:id="374" w:author="JORGE AIRY MERCADO GUTIERREZ" w:date="2019-07-08T12:49:00Z">
        <w:r w:rsidR="001C47F7">
          <w:rPr>
            <w:color w:val="000000" w:themeColor="text1"/>
            <w:sz w:val="24"/>
            <w:szCs w:val="24"/>
          </w:rPr>
          <w:t xml:space="preserve"> del sistema comercial</w:t>
        </w:r>
      </w:ins>
      <w:r>
        <w:rPr>
          <w:color w:val="000000" w:themeColor="text1"/>
          <w:sz w:val="24"/>
          <w:szCs w:val="24"/>
        </w:rPr>
        <w:t xml:space="preserve">). Además, </w:t>
      </w:r>
      <w:ins w:id="375" w:author="JORGE AIRY MERCADO GUTIERREZ" w:date="2019-07-08T12:50:00Z">
        <w:r w:rsidR="005B2127">
          <w:rPr>
            <w:color w:val="000000" w:themeColor="text1"/>
            <w:sz w:val="24"/>
            <w:szCs w:val="24"/>
          </w:rPr>
          <w:t>el prototipo</w:t>
        </w:r>
      </w:ins>
      <w:ins w:id="376" w:author="JORGE AIRY MERCADO GUTIERREZ" w:date="2019-07-08T12:51:00Z">
        <w:r w:rsidR="005B2127">
          <w:rPr>
            <w:color w:val="000000" w:themeColor="text1"/>
            <w:sz w:val="24"/>
            <w:szCs w:val="24"/>
          </w:rPr>
          <w:t xml:space="preserve"> </w:t>
        </w:r>
      </w:ins>
      <w:del w:id="377" w:author="JORGE AIRY MERCADO GUTIERREZ" w:date="2019-07-08T12:50:00Z">
        <w:r w:rsidDel="005B2127">
          <w:rPr>
            <w:color w:val="000000" w:themeColor="text1"/>
            <w:sz w:val="24"/>
            <w:szCs w:val="24"/>
          </w:rPr>
          <w:delText>dicho sistema</w:delText>
        </w:r>
      </w:del>
      <w:r>
        <w:rPr>
          <w:color w:val="000000" w:themeColor="text1"/>
          <w:sz w:val="24"/>
          <w:szCs w:val="24"/>
        </w:rPr>
        <w:t xml:space="preserve"> utiliza una conexión USB para la transmisión de datos, la </w:t>
      </w:r>
      <w:r w:rsidR="00494A08">
        <w:rPr>
          <w:color w:val="000000" w:themeColor="text1"/>
          <w:sz w:val="24"/>
          <w:szCs w:val="24"/>
        </w:rPr>
        <w:t>cual</w:t>
      </w:r>
      <w:r>
        <w:rPr>
          <w:color w:val="000000" w:themeColor="text1"/>
          <w:sz w:val="24"/>
          <w:szCs w:val="24"/>
        </w:rPr>
        <w:t>, a diferencia de la conexión bluetooth con la que cuenta el dispositivo comercial,</w:t>
      </w:r>
      <w:r w:rsidR="00494A08">
        <w:rPr>
          <w:color w:val="000000" w:themeColor="text1"/>
          <w:sz w:val="24"/>
          <w:szCs w:val="24"/>
        </w:rPr>
        <w:t xml:space="preserve"> </w:t>
      </w:r>
      <w:ins w:id="378" w:author="JORGE AIRY MERCADO GUTIERREZ" w:date="2019-07-08T12:51:00Z">
        <w:r w:rsidR="005B2127">
          <w:rPr>
            <w:color w:val="000000" w:themeColor="text1"/>
            <w:sz w:val="24"/>
            <w:szCs w:val="24"/>
          </w:rPr>
          <w:t xml:space="preserve">permite una mayor velocidad de transmisión de datos (460800 bps, contra 115200 bps) y </w:t>
        </w:r>
      </w:ins>
      <w:r w:rsidR="00494A08">
        <w:rPr>
          <w:color w:val="000000" w:themeColor="text1"/>
          <w:sz w:val="24"/>
          <w:szCs w:val="24"/>
        </w:rPr>
        <w:t>evita la pérdida de datos que se presentaba en el sistema comercial por fallas en la conexión bluetooth [Trabajo de Enrique Vélez].</w:t>
      </w:r>
    </w:p>
    <w:p w14:paraId="50FC6E60" w14:textId="44A34B82" w:rsidR="00494A08" w:rsidRPr="00072372" w:rsidRDefault="00A143C6" w:rsidP="00EA1AF1">
      <w:pPr>
        <w:spacing w:line="360" w:lineRule="auto"/>
        <w:jc w:val="both"/>
        <w:rPr>
          <w:color w:val="000000" w:themeColor="text1"/>
          <w:sz w:val="24"/>
          <w:szCs w:val="24"/>
        </w:rPr>
      </w:pPr>
      <w:del w:id="379" w:author="JORGE AIRY MERCADO GUTIERREZ" w:date="2019-07-08T12:52:00Z">
        <w:r w:rsidDel="008771F9">
          <w:rPr>
            <w:color w:val="000000" w:themeColor="text1"/>
            <w:sz w:val="24"/>
            <w:szCs w:val="24"/>
          </w:rPr>
          <w:delText>De estos desarrollos previos, será útil para fines de este proyecto e</w:delText>
        </w:r>
      </w:del>
      <w:ins w:id="380" w:author="JORGE AIRY MERCADO GUTIERREZ" w:date="2019-07-08T12:52:00Z">
        <w:r w:rsidR="008771F9">
          <w:rPr>
            <w:color w:val="000000" w:themeColor="text1"/>
            <w:sz w:val="24"/>
            <w:szCs w:val="24"/>
          </w:rPr>
          <w:t>E</w:t>
        </w:r>
      </w:ins>
      <w:r>
        <w:rPr>
          <w:color w:val="000000" w:themeColor="text1"/>
          <w:sz w:val="24"/>
          <w:szCs w:val="24"/>
        </w:rPr>
        <w:t>l sistema prototipo de adquisición</w:t>
      </w:r>
      <w:ins w:id="381" w:author="JORGE AIRY MERCADO GUTIERREZ" w:date="2019-07-08T12:52:00Z">
        <w:r w:rsidR="008771F9">
          <w:rPr>
            <w:color w:val="000000" w:themeColor="text1"/>
            <w:sz w:val="24"/>
            <w:szCs w:val="24"/>
          </w:rPr>
          <w:t xml:space="preserve"> será útil para fines de este proyecto</w:t>
        </w:r>
      </w:ins>
      <w:r>
        <w:rPr>
          <w:color w:val="000000" w:themeColor="text1"/>
          <w:sz w:val="24"/>
          <w:szCs w:val="24"/>
        </w:rPr>
        <w:t xml:space="preserve">, </w:t>
      </w:r>
      <w:ins w:id="382" w:author="JORGE AIRY MERCADO GUTIERREZ" w:date="2019-07-08T12:52:00Z">
        <w:r w:rsidR="008771F9">
          <w:rPr>
            <w:color w:val="000000" w:themeColor="text1"/>
            <w:sz w:val="24"/>
            <w:szCs w:val="24"/>
          </w:rPr>
          <w:t xml:space="preserve">pues </w:t>
        </w:r>
      </w:ins>
      <w:del w:id="383" w:author="JORGE AIRY MERCADO GUTIERREZ" w:date="2019-07-08T12:52:00Z">
        <w:r w:rsidDel="008771F9">
          <w:rPr>
            <w:color w:val="000000" w:themeColor="text1"/>
            <w:sz w:val="24"/>
            <w:szCs w:val="24"/>
          </w:rPr>
          <w:delText>ya que</w:delText>
        </w:r>
      </w:del>
      <w:r>
        <w:rPr>
          <w:color w:val="000000" w:themeColor="text1"/>
          <w:sz w:val="24"/>
          <w:szCs w:val="24"/>
        </w:rPr>
        <w:t xml:space="preserve"> nos permitirá obtener una señal de EMG de mejor calidad que con el sistema comercial. Sin embargo, se deberá desarrollar un protocolo de comunicación que permita configurar dicho prototipo desde la aplicación en lazo cerrado que se desarrollará</w:t>
      </w:r>
      <w:ins w:id="384" w:author="JORGE AIRY MERCADO GUTIERREZ" w:date="2019-07-08T12:52:00Z">
        <w:r w:rsidR="008E2CB4">
          <w:rPr>
            <w:color w:val="000000" w:themeColor="text1"/>
            <w:sz w:val="24"/>
            <w:szCs w:val="24"/>
          </w:rPr>
          <w:t>.</w:t>
        </w:r>
      </w:ins>
      <w:del w:id="385" w:author="JORGE AIRY MERCADO GUTIERREZ" w:date="2019-07-08T12:52:00Z">
        <w:r w:rsidDel="008E2CB4">
          <w:rPr>
            <w:color w:val="000000" w:themeColor="text1"/>
            <w:sz w:val="24"/>
            <w:szCs w:val="24"/>
          </w:rPr>
          <w:delText>,</w:delText>
        </w:r>
      </w:del>
      <w:r>
        <w:rPr>
          <w:color w:val="000000" w:themeColor="text1"/>
          <w:sz w:val="24"/>
          <w:szCs w:val="24"/>
        </w:rPr>
        <w:t xml:space="preserve"> </w:t>
      </w:r>
      <w:del w:id="386" w:author="JORGE AIRY MERCADO GUTIERREZ" w:date="2019-07-08T12:52:00Z">
        <w:r w:rsidDel="008E2CB4">
          <w:rPr>
            <w:color w:val="000000" w:themeColor="text1"/>
            <w:sz w:val="24"/>
            <w:szCs w:val="24"/>
          </w:rPr>
          <w:delText>p</w:delText>
        </w:r>
      </w:del>
      <w:ins w:id="387" w:author="JORGE AIRY MERCADO GUTIERREZ" w:date="2019-07-08T12:52:00Z">
        <w:r w:rsidR="008E2CB4">
          <w:rPr>
            <w:color w:val="000000" w:themeColor="text1"/>
            <w:sz w:val="24"/>
            <w:szCs w:val="24"/>
          </w:rPr>
          <w:t>P</w:t>
        </w:r>
      </w:ins>
      <w:r>
        <w:rPr>
          <w:color w:val="000000" w:themeColor="text1"/>
          <w:sz w:val="24"/>
          <w:szCs w:val="24"/>
        </w:rPr>
        <w:t xml:space="preserve">ara esto, la GUI y la aplicación en lazo abierto ya desarrolladas servirán como ejemplo para el desarrollo del protocolo de comunicación </w:t>
      </w:r>
      <w:del w:id="388" w:author="JORGE AIRY MERCADO GUTIERREZ" w:date="2019-07-08T12:53:00Z">
        <w:r w:rsidDel="00A93559">
          <w:rPr>
            <w:color w:val="000000" w:themeColor="text1"/>
            <w:sz w:val="24"/>
            <w:szCs w:val="24"/>
          </w:rPr>
          <w:delText>del prototipo</w:delText>
        </w:r>
      </w:del>
      <w:r>
        <w:rPr>
          <w:color w:val="000000" w:themeColor="text1"/>
          <w:sz w:val="24"/>
          <w:szCs w:val="24"/>
        </w:rPr>
        <w:t xml:space="preserve">, </w:t>
      </w:r>
      <w:ins w:id="389" w:author="JORGE AIRY MERCADO GUTIERREZ" w:date="2019-07-08T12:53:00Z">
        <w:r w:rsidR="00A93559">
          <w:rPr>
            <w:color w:val="000000" w:themeColor="text1"/>
            <w:sz w:val="24"/>
            <w:szCs w:val="24"/>
          </w:rPr>
          <w:t xml:space="preserve">buscando alcanzar </w:t>
        </w:r>
      </w:ins>
      <w:del w:id="390" w:author="JORGE AIRY MERCADO GUTIERREZ" w:date="2019-07-08T12:53:00Z">
        <w:r w:rsidDel="00A93559">
          <w:rPr>
            <w:color w:val="000000" w:themeColor="text1"/>
            <w:sz w:val="24"/>
            <w:szCs w:val="24"/>
          </w:rPr>
          <w:delText>ya que se buscará lograr</w:delText>
        </w:r>
      </w:del>
      <w:r>
        <w:rPr>
          <w:color w:val="000000" w:themeColor="text1"/>
          <w:sz w:val="24"/>
          <w:szCs w:val="24"/>
        </w:rPr>
        <w:t xml:space="preserve"> un nivel de funcionamiento </w:t>
      </w:r>
      <w:ins w:id="391" w:author="JORGE AIRY MERCADO GUTIERREZ" w:date="2019-07-08T12:53:00Z">
        <w:r w:rsidR="0053143F">
          <w:rPr>
            <w:color w:val="000000" w:themeColor="text1"/>
            <w:sz w:val="24"/>
            <w:szCs w:val="24"/>
          </w:rPr>
          <w:t xml:space="preserve">e integración </w:t>
        </w:r>
      </w:ins>
      <w:r>
        <w:rPr>
          <w:color w:val="000000" w:themeColor="text1"/>
          <w:sz w:val="24"/>
          <w:szCs w:val="24"/>
        </w:rPr>
        <w:t>similar o mejor</w:t>
      </w:r>
      <w:ins w:id="392" w:author="JORGE AIRY MERCADO GUTIERREZ" w:date="2019-07-08T12:53:00Z">
        <w:r w:rsidR="002E4F08">
          <w:rPr>
            <w:color w:val="000000" w:themeColor="text1"/>
            <w:sz w:val="24"/>
            <w:szCs w:val="24"/>
          </w:rPr>
          <w:t xml:space="preserve"> al del dispositivo comercial</w:t>
        </w:r>
        <w:r w:rsidR="0053143F">
          <w:rPr>
            <w:color w:val="000000" w:themeColor="text1"/>
            <w:sz w:val="24"/>
            <w:szCs w:val="24"/>
          </w:rPr>
          <w:t>, con las ventajas del prototipo</w:t>
        </w:r>
      </w:ins>
      <w:del w:id="393" w:author="JORGE AIRY MERCADO GUTIERREZ" w:date="2019-07-08T12:53:00Z">
        <w:r w:rsidDel="0053143F">
          <w:rPr>
            <w:color w:val="000000" w:themeColor="text1"/>
            <w:sz w:val="24"/>
            <w:szCs w:val="24"/>
          </w:rPr>
          <w:delText>.</w:delText>
        </w:r>
      </w:del>
    </w:p>
    <w:p w14:paraId="12E925D7" w14:textId="6E27D242" w:rsidR="00DB6B89" w:rsidRPr="00EA1AF1" w:rsidRDefault="00427B43" w:rsidP="00EA1AF1">
      <w:pPr>
        <w:spacing w:line="360" w:lineRule="auto"/>
        <w:jc w:val="both"/>
        <w:rPr>
          <w:i/>
          <w:iCs/>
          <w:color w:val="000000" w:themeColor="text1"/>
          <w:sz w:val="28"/>
          <w:szCs w:val="28"/>
        </w:rPr>
      </w:pPr>
      <w:r w:rsidRPr="00EA1AF1">
        <w:rPr>
          <w:i/>
          <w:iCs/>
          <w:color w:val="000000" w:themeColor="text1"/>
          <w:sz w:val="28"/>
          <w:szCs w:val="28"/>
        </w:rPr>
        <w:t xml:space="preserve">5.2 </w:t>
      </w:r>
      <w:r w:rsidR="006478F9" w:rsidRPr="00EA1AF1">
        <w:rPr>
          <w:i/>
          <w:iCs/>
          <w:color w:val="000000" w:themeColor="text1"/>
          <w:sz w:val="28"/>
          <w:szCs w:val="28"/>
        </w:rPr>
        <w:t>Sistemas FES existentes</w:t>
      </w:r>
      <w:r w:rsidR="006478F9" w:rsidRPr="00EA1AF1">
        <w:rPr>
          <w:bCs/>
          <w:i/>
          <w:iCs/>
          <w:color w:val="000000" w:themeColor="text1"/>
          <w:sz w:val="28"/>
          <w:szCs w:val="28"/>
        </w:rPr>
        <w:fldChar w:fldCharType="begin"/>
      </w:r>
      <w:r w:rsidR="006478F9" w:rsidRPr="00EA1AF1">
        <w:rPr>
          <w:i/>
          <w:iCs/>
          <w:sz w:val="28"/>
          <w:szCs w:val="28"/>
        </w:rPr>
        <w:instrText xml:space="preserve"> XE "</w:instrText>
      </w:r>
      <w:r w:rsidR="006478F9" w:rsidRPr="00EA1AF1">
        <w:rPr>
          <w:bCs/>
          <w:i/>
          <w:iCs/>
          <w:color w:val="000000" w:themeColor="text1"/>
          <w:sz w:val="28"/>
          <w:szCs w:val="28"/>
        </w:rPr>
        <w:instrText>5. Antecedentes:</w:instrText>
      </w:r>
      <w:r w:rsidR="006478F9" w:rsidRPr="00EA1AF1">
        <w:rPr>
          <w:i/>
          <w:iCs/>
          <w:sz w:val="28"/>
          <w:szCs w:val="28"/>
        </w:rPr>
        <w:instrText xml:space="preserve">5.2 Sistemas FES existentes" </w:instrText>
      </w:r>
      <w:r w:rsidR="006478F9" w:rsidRPr="00EA1AF1">
        <w:rPr>
          <w:bCs/>
          <w:i/>
          <w:iCs/>
          <w:color w:val="000000" w:themeColor="text1"/>
          <w:sz w:val="28"/>
          <w:szCs w:val="28"/>
        </w:rPr>
        <w:fldChar w:fldCharType="end"/>
      </w:r>
    </w:p>
    <w:p w14:paraId="1D47CA0A" w14:textId="200E563D" w:rsidR="00AB0D7F" w:rsidRPr="00014461" w:rsidRDefault="001E2EF7" w:rsidP="00014461">
      <w:pPr>
        <w:spacing w:line="360" w:lineRule="auto"/>
        <w:jc w:val="both"/>
        <w:rPr>
          <w:color w:val="000000" w:themeColor="text1"/>
          <w:sz w:val="24"/>
          <w:szCs w:val="24"/>
        </w:rPr>
      </w:pPr>
      <w:r>
        <w:rPr>
          <w:color w:val="000000" w:themeColor="text1"/>
          <w:sz w:val="24"/>
          <w:szCs w:val="24"/>
        </w:rPr>
        <w:lastRenderedPageBreak/>
        <w:t>En la tabla 1 se muestran los trabajos encontrado que proporcionan información de interés para lograr los objetivos de este proyecto. Dentro de los campos que se destacan de dichos trabajos se encuentran:</w:t>
      </w:r>
      <w:r w:rsidR="00F06C18">
        <w:rPr>
          <w:color w:val="000000" w:themeColor="text1"/>
          <w:sz w:val="24"/>
          <w:szCs w:val="24"/>
        </w:rPr>
        <w:t xml:space="preserve"> la aplicación, debido a que se buscaron trabajos que asist</w:t>
      </w:r>
      <w:ins w:id="394" w:author="JORGE AIRY MERCADO GUTIERREZ" w:date="2019-07-08T12:54:00Z">
        <w:r w:rsidR="00041198">
          <w:rPr>
            <w:color w:val="000000" w:themeColor="text1"/>
            <w:sz w:val="24"/>
            <w:szCs w:val="24"/>
          </w:rPr>
          <w:t>an</w:t>
        </w:r>
      </w:ins>
      <w:del w:id="395" w:author="JORGE AIRY MERCADO GUTIERREZ" w:date="2019-07-08T12:54:00Z">
        <w:r w:rsidR="00F06C18" w:rsidDel="00041198">
          <w:rPr>
            <w:color w:val="000000" w:themeColor="text1"/>
            <w:sz w:val="24"/>
            <w:szCs w:val="24"/>
          </w:rPr>
          <w:delText>ieran</w:delText>
        </w:r>
      </w:del>
      <w:r w:rsidR="00F06C18">
        <w:rPr>
          <w:color w:val="000000" w:themeColor="text1"/>
          <w:sz w:val="24"/>
          <w:szCs w:val="24"/>
        </w:rPr>
        <w:t xml:space="preserve"> el funcionamiento de las extremidades, en especial de miembro superior;</w:t>
      </w:r>
      <w:r>
        <w:rPr>
          <w:color w:val="000000" w:themeColor="text1"/>
          <w:sz w:val="24"/>
          <w:szCs w:val="24"/>
        </w:rPr>
        <w:t xml:space="preserve"> el dispositivo de estimulación, ya que se buscaron trabajos que utilizaran el mismo dispositivo a utilizar en este proyecto o bien sus versiones anteriores; la implementación del esquema de control, esto deb</w:t>
      </w:r>
      <w:r w:rsidR="00AB0D7F">
        <w:rPr>
          <w:color w:val="000000" w:themeColor="text1"/>
          <w:sz w:val="24"/>
          <w:szCs w:val="24"/>
        </w:rPr>
        <w:t xml:space="preserve">ido a que se buscaron sistemas que aprovecharan el entorno de </w:t>
      </w:r>
      <w:proofErr w:type="spellStart"/>
      <w:r w:rsidR="00AB0D7F">
        <w:rPr>
          <w:color w:val="000000" w:themeColor="text1"/>
          <w:sz w:val="24"/>
          <w:szCs w:val="24"/>
        </w:rPr>
        <w:t>Simulink</w:t>
      </w:r>
      <w:proofErr w:type="spellEnd"/>
      <w:r w:rsidR="00AB0D7F">
        <w:rPr>
          <w:color w:val="000000" w:themeColor="text1"/>
          <w:sz w:val="24"/>
          <w:szCs w:val="24"/>
        </w:rPr>
        <w:t xml:space="preserve">, ya que el controlador del dispositivo </w:t>
      </w:r>
      <w:r w:rsidR="00F06C18">
        <w:rPr>
          <w:color w:val="000000" w:themeColor="text1"/>
          <w:sz w:val="24"/>
          <w:szCs w:val="24"/>
        </w:rPr>
        <w:t>de estimulación eléctrica</w:t>
      </w:r>
      <w:ins w:id="396" w:author="JORGE AIRY MERCADO GUTIERREZ" w:date="2019-07-08T12:54:00Z">
        <w:r w:rsidR="00041198">
          <w:rPr>
            <w:color w:val="000000" w:themeColor="text1"/>
            <w:sz w:val="24"/>
            <w:szCs w:val="24"/>
          </w:rPr>
          <w:t xml:space="preserve"> </w:t>
        </w:r>
      </w:ins>
      <w:ins w:id="397" w:author="JORGE AIRY MERCADO GUTIERREZ" w:date="2019-07-08T12:56:00Z">
        <w:r w:rsidR="004939EC">
          <w:rPr>
            <w:color w:val="000000" w:themeColor="text1"/>
            <w:sz w:val="24"/>
            <w:szCs w:val="24"/>
          </w:rPr>
          <w:t xml:space="preserve">a emplear </w:t>
        </w:r>
      </w:ins>
      <w:ins w:id="398" w:author="JORGE AIRY MERCADO GUTIERREZ" w:date="2019-07-08T12:54:00Z">
        <w:r w:rsidR="00041198">
          <w:rPr>
            <w:color w:val="000000" w:themeColor="text1"/>
            <w:sz w:val="24"/>
            <w:szCs w:val="24"/>
          </w:rPr>
          <w:t>(Re</w:t>
        </w:r>
      </w:ins>
      <w:ins w:id="399" w:author="JORGE AIRY MERCADO GUTIERREZ" w:date="2019-07-08T12:55:00Z">
        <w:r w:rsidR="00041198">
          <w:rPr>
            <w:color w:val="000000" w:themeColor="text1"/>
            <w:sz w:val="24"/>
            <w:szCs w:val="24"/>
          </w:rPr>
          <w:t>hastim2)</w:t>
        </w:r>
      </w:ins>
      <w:r w:rsidR="00F06C18">
        <w:rPr>
          <w:color w:val="000000" w:themeColor="text1"/>
          <w:sz w:val="24"/>
          <w:szCs w:val="24"/>
        </w:rPr>
        <w:t xml:space="preserve"> está desarrollado en dicha plataforma</w:t>
      </w:r>
      <w:r w:rsidR="00AB0D7F">
        <w:rPr>
          <w:color w:val="000000" w:themeColor="text1"/>
          <w:sz w:val="24"/>
          <w:szCs w:val="24"/>
        </w:rPr>
        <w:t>; y</w:t>
      </w:r>
      <w:ins w:id="400" w:author="JORGE AIRY MERCADO GUTIERREZ" w:date="2019-07-08T12:55:00Z">
        <w:r w:rsidR="00041198">
          <w:rPr>
            <w:color w:val="000000" w:themeColor="text1"/>
            <w:sz w:val="24"/>
            <w:szCs w:val="24"/>
          </w:rPr>
          <w:t xml:space="preserve"> finalmente</w:t>
        </w:r>
      </w:ins>
      <w:r w:rsidR="00AB0D7F">
        <w:rPr>
          <w:color w:val="000000" w:themeColor="text1"/>
          <w:sz w:val="24"/>
          <w:szCs w:val="24"/>
        </w:rPr>
        <w:t>, las señales que dichos sistemas utilizaron para realizar la retroalimentación del sistema y la activación de los comandos.</w:t>
      </w:r>
    </w:p>
    <w:tbl>
      <w:tblPr>
        <w:tblStyle w:val="Tablaconcuadrcula"/>
        <w:tblW w:w="8023" w:type="dxa"/>
        <w:jc w:val="center"/>
        <w:tblLook w:val="04A0" w:firstRow="1" w:lastRow="0" w:firstColumn="1" w:lastColumn="0" w:noHBand="0" w:noVBand="1"/>
      </w:tblPr>
      <w:tblGrid>
        <w:gridCol w:w="1392"/>
        <w:gridCol w:w="1561"/>
        <w:gridCol w:w="1381"/>
        <w:gridCol w:w="1866"/>
        <w:gridCol w:w="1785"/>
        <w:gridCol w:w="38"/>
      </w:tblGrid>
      <w:tr w:rsidR="009C2749" w:rsidRPr="001E2EF7" w14:paraId="427C48AA" w14:textId="77777777" w:rsidTr="009C2749">
        <w:trPr>
          <w:gridAfter w:val="1"/>
          <w:wAfter w:w="38" w:type="dxa"/>
          <w:jc w:val="center"/>
        </w:trPr>
        <w:tc>
          <w:tcPr>
            <w:tcW w:w="7985" w:type="dxa"/>
            <w:gridSpan w:val="5"/>
            <w:vAlign w:val="center"/>
          </w:tcPr>
          <w:p w14:paraId="66AD76EF" w14:textId="56B62D39" w:rsidR="009C2749" w:rsidRPr="001E2EF7" w:rsidRDefault="009C2749" w:rsidP="00860AEA">
            <w:pPr>
              <w:spacing w:line="360" w:lineRule="auto"/>
              <w:jc w:val="center"/>
              <w:rPr>
                <w:b/>
                <w:bCs/>
                <w:i/>
                <w:iCs/>
                <w:sz w:val="24"/>
                <w:szCs w:val="24"/>
              </w:rPr>
            </w:pPr>
            <w:r w:rsidRPr="001E2EF7">
              <w:rPr>
                <w:b/>
                <w:bCs/>
                <w:i/>
                <w:iCs/>
                <w:sz w:val="24"/>
                <w:szCs w:val="24"/>
              </w:rPr>
              <w:t xml:space="preserve">Tabla </w:t>
            </w:r>
            <w:r w:rsidRPr="001E2EF7">
              <w:rPr>
                <w:b/>
                <w:bCs/>
                <w:i/>
                <w:iCs/>
                <w:sz w:val="24"/>
                <w:szCs w:val="24"/>
              </w:rPr>
              <w:fldChar w:fldCharType="begin"/>
            </w:r>
            <w:r w:rsidRPr="001E2EF7">
              <w:rPr>
                <w:b/>
                <w:bCs/>
                <w:i/>
                <w:iCs/>
                <w:sz w:val="24"/>
                <w:szCs w:val="24"/>
              </w:rPr>
              <w:instrText xml:space="preserve"> SEQ Tabla \* ARABIC </w:instrText>
            </w:r>
            <w:r w:rsidRPr="001E2EF7">
              <w:rPr>
                <w:b/>
                <w:bCs/>
                <w:i/>
                <w:iCs/>
                <w:sz w:val="24"/>
                <w:szCs w:val="24"/>
              </w:rPr>
              <w:fldChar w:fldCharType="separate"/>
            </w:r>
            <w:r w:rsidRPr="001E2EF7">
              <w:rPr>
                <w:b/>
                <w:bCs/>
                <w:i/>
                <w:iCs/>
                <w:noProof/>
                <w:sz w:val="24"/>
                <w:szCs w:val="24"/>
              </w:rPr>
              <w:t>1</w:t>
            </w:r>
            <w:r w:rsidRPr="001E2EF7">
              <w:rPr>
                <w:b/>
                <w:bCs/>
                <w:i/>
                <w:iCs/>
                <w:sz w:val="24"/>
                <w:szCs w:val="24"/>
              </w:rPr>
              <w:fldChar w:fldCharType="end"/>
            </w:r>
            <w:r w:rsidRPr="001E2EF7">
              <w:rPr>
                <w:b/>
                <w:bCs/>
                <w:i/>
                <w:iCs/>
                <w:sz w:val="24"/>
                <w:szCs w:val="24"/>
              </w:rPr>
              <w:t xml:space="preserve">. Revisión de sistemas FES reportados en </w:t>
            </w:r>
            <w:ins w:id="401" w:author="JORGE AIRY MERCADO GUTIERREZ" w:date="2019-07-08T12:56:00Z">
              <w:r w:rsidR="003C0717">
                <w:rPr>
                  <w:b/>
                  <w:bCs/>
                  <w:i/>
                  <w:iCs/>
                  <w:sz w:val="24"/>
                  <w:szCs w:val="24"/>
                </w:rPr>
                <w:t xml:space="preserve">la literatura </w:t>
              </w:r>
            </w:ins>
            <w:del w:id="402" w:author="JORGE AIRY MERCADO GUTIERREZ" w:date="2019-07-08T12:56:00Z">
              <w:r w:rsidRPr="001E2EF7" w:rsidDel="003C0717">
                <w:rPr>
                  <w:b/>
                  <w:bCs/>
                  <w:i/>
                  <w:iCs/>
                  <w:sz w:val="24"/>
                  <w:szCs w:val="24"/>
                </w:rPr>
                <w:delText>bibliografía</w:delText>
              </w:r>
            </w:del>
            <w:r w:rsidRPr="001E2EF7">
              <w:rPr>
                <w:b/>
                <w:bCs/>
                <w:i/>
                <w:iCs/>
                <w:sz w:val="24"/>
                <w:szCs w:val="24"/>
              </w:rPr>
              <w:t xml:space="preserve"> con aplicaciones similares a las de este proyecto</w:t>
            </w:r>
          </w:p>
        </w:tc>
      </w:tr>
      <w:tr w:rsidR="009C2749" w:rsidRPr="002D0121" w14:paraId="030D730C" w14:textId="77777777" w:rsidTr="009C2749">
        <w:trPr>
          <w:jc w:val="center"/>
        </w:trPr>
        <w:tc>
          <w:tcPr>
            <w:tcW w:w="1392" w:type="dxa"/>
            <w:vAlign w:val="center"/>
          </w:tcPr>
          <w:p w14:paraId="7BCFE0E1" w14:textId="6707194F" w:rsidR="009C2749" w:rsidRPr="002D0121" w:rsidRDefault="009C2749" w:rsidP="00860AEA">
            <w:pPr>
              <w:spacing w:line="360" w:lineRule="auto"/>
              <w:jc w:val="center"/>
              <w:rPr>
                <w:b/>
                <w:bCs/>
                <w:i/>
                <w:iCs/>
              </w:rPr>
            </w:pPr>
            <w:r>
              <w:rPr>
                <w:b/>
                <w:bCs/>
                <w:i/>
                <w:iCs/>
              </w:rPr>
              <w:t>Referencia</w:t>
            </w:r>
          </w:p>
        </w:tc>
        <w:tc>
          <w:tcPr>
            <w:tcW w:w="1561" w:type="dxa"/>
            <w:vAlign w:val="center"/>
          </w:tcPr>
          <w:p w14:paraId="3646C89D" w14:textId="77777777" w:rsidR="009C2749" w:rsidRPr="002D0121" w:rsidRDefault="009C2749" w:rsidP="00860AEA">
            <w:pPr>
              <w:spacing w:line="360" w:lineRule="auto"/>
              <w:jc w:val="center"/>
              <w:rPr>
                <w:b/>
                <w:bCs/>
                <w:i/>
                <w:iCs/>
              </w:rPr>
            </w:pPr>
            <w:r w:rsidRPr="002D0121">
              <w:rPr>
                <w:b/>
                <w:bCs/>
                <w:i/>
                <w:iCs/>
              </w:rPr>
              <w:t>Aplicación</w:t>
            </w:r>
          </w:p>
        </w:tc>
        <w:tc>
          <w:tcPr>
            <w:tcW w:w="1381" w:type="dxa"/>
            <w:vAlign w:val="center"/>
          </w:tcPr>
          <w:p w14:paraId="548B11DD" w14:textId="77777777" w:rsidR="009C2749" w:rsidRPr="002D0121" w:rsidRDefault="009C2749" w:rsidP="00860AEA">
            <w:pPr>
              <w:spacing w:line="360" w:lineRule="auto"/>
              <w:jc w:val="center"/>
              <w:rPr>
                <w:b/>
                <w:bCs/>
                <w:i/>
                <w:iCs/>
              </w:rPr>
            </w:pPr>
            <w:r w:rsidRPr="002D0121">
              <w:rPr>
                <w:b/>
                <w:bCs/>
                <w:i/>
                <w:iCs/>
              </w:rPr>
              <w:t>Dispositivo de estimulación</w:t>
            </w:r>
          </w:p>
        </w:tc>
        <w:tc>
          <w:tcPr>
            <w:tcW w:w="1866" w:type="dxa"/>
            <w:vAlign w:val="center"/>
          </w:tcPr>
          <w:p w14:paraId="0CAD87A2" w14:textId="3B8B3F31" w:rsidR="009C2749" w:rsidRPr="002D0121" w:rsidRDefault="009C2749" w:rsidP="00860AEA">
            <w:pPr>
              <w:spacing w:line="360" w:lineRule="auto"/>
              <w:jc w:val="center"/>
              <w:rPr>
                <w:b/>
                <w:bCs/>
                <w:i/>
                <w:iCs/>
              </w:rPr>
            </w:pPr>
            <w:r w:rsidRPr="002D0121">
              <w:rPr>
                <w:b/>
                <w:bCs/>
                <w:i/>
                <w:iCs/>
              </w:rPr>
              <w:t>Señales de co</w:t>
            </w:r>
            <w:r>
              <w:rPr>
                <w:b/>
                <w:bCs/>
                <w:i/>
                <w:iCs/>
              </w:rPr>
              <w:t>mando</w:t>
            </w:r>
            <w:r w:rsidRPr="002D0121">
              <w:rPr>
                <w:b/>
                <w:bCs/>
                <w:i/>
                <w:iCs/>
              </w:rPr>
              <w:t xml:space="preserve"> y retroalimentación</w:t>
            </w:r>
          </w:p>
        </w:tc>
        <w:tc>
          <w:tcPr>
            <w:tcW w:w="1823" w:type="dxa"/>
            <w:gridSpan w:val="2"/>
            <w:vAlign w:val="center"/>
          </w:tcPr>
          <w:p w14:paraId="78390061" w14:textId="18E9C283" w:rsidR="009C2749" w:rsidRPr="002D0121" w:rsidRDefault="009C2749" w:rsidP="00860AEA">
            <w:pPr>
              <w:spacing w:line="360" w:lineRule="auto"/>
              <w:jc w:val="center"/>
              <w:rPr>
                <w:b/>
                <w:bCs/>
                <w:i/>
                <w:iCs/>
              </w:rPr>
            </w:pPr>
            <w:r w:rsidRPr="002D0121">
              <w:rPr>
                <w:b/>
                <w:bCs/>
                <w:i/>
                <w:iCs/>
              </w:rPr>
              <w:t xml:space="preserve">Implementación del </w:t>
            </w:r>
            <w:r>
              <w:rPr>
                <w:b/>
                <w:bCs/>
                <w:i/>
                <w:iCs/>
              </w:rPr>
              <w:t>esquema</w:t>
            </w:r>
            <w:r w:rsidRPr="002D0121">
              <w:rPr>
                <w:b/>
                <w:bCs/>
                <w:i/>
                <w:iCs/>
              </w:rPr>
              <w:t xml:space="preserve"> de control</w:t>
            </w:r>
          </w:p>
        </w:tc>
      </w:tr>
      <w:tr w:rsidR="009C2749" w:rsidRPr="00860AEA" w14:paraId="065ADF16" w14:textId="77777777" w:rsidTr="009C2749">
        <w:trPr>
          <w:jc w:val="center"/>
        </w:trPr>
        <w:tc>
          <w:tcPr>
            <w:tcW w:w="1392" w:type="dxa"/>
            <w:vAlign w:val="center"/>
          </w:tcPr>
          <w:p w14:paraId="1D73EB66" w14:textId="5A9E4074" w:rsidR="009C2749" w:rsidRPr="00860AEA" w:rsidRDefault="009C2749" w:rsidP="00860AEA">
            <w:pPr>
              <w:spacing w:line="360" w:lineRule="auto"/>
              <w:jc w:val="center"/>
            </w:pPr>
            <w:proofErr w:type="spellStart"/>
            <w:r w:rsidRPr="00860AEA">
              <w:t>Salchow</w:t>
            </w:r>
            <w:proofErr w:type="spellEnd"/>
            <w:r w:rsidRPr="00860AEA">
              <w:t xml:space="preserve"> C., </w:t>
            </w:r>
            <w:r w:rsidRPr="00860AEA">
              <w:rPr>
                <w:i/>
                <w:iCs/>
              </w:rPr>
              <w:t>et al.</w:t>
            </w:r>
            <w:r>
              <w:rPr>
                <w:i/>
                <w:iCs/>
              </w:rPr>
              <w:t xml:space="preserve"> </w:t>
            </w:r>
            <w:r w:rsidRPr="001E2EF7">
              <w:t>(2016)</w:t>
            </w:r>
            <w:r>
              <w:rPr>
                <w:i/>
                <w:iCs/>
              </w:rPr>
              <w:t xml:space="preserve"> </w:t>
            </w:r>
            <w:r w:rsidRPr="001E2EF7">
              <w:t>[5]</w:t>
            </w:r>
          </w:p>
        </w:tc>
        <w:tc>
          <w:tcPr>
            <w:tcW w:w="1561" w:type="dxa"/>
            <w:vAlign w:val="center"/>
          </w:tcPr>
          <w:p w14:paraId="28891BCD" w14:textId="7D5ED265" w:rsidR="009C2749" w:rsidRPr="00860AEA" w:rsidRDefault="009C2749" w:rsidP="00860AEA">
            <w:pPr>
              <w:spacing w:line="360" w:lineRule="auto"/>
              <w:jc w:val="center"/>
            </w:pPr>
            <w:r w:rsidRPr="00860AEA">
              <w:t>Entrenamiento en espejo</w:t>
            </w:r>
            <w:r>
              <w:t xml:space="preserve"> para posturas de mano</w:t>
            </w:r>
          </w:p>
        </w:tc>
        <w:tc>
          <w:tcPr>
            <w:tcW w:w="1381" w:type="dxa"/>
            <w:vAlign w:val="center"/>
          </w:tcPr>
          <w:p w14:paraId="2EFC424C" w14:textId="77777777" w:rsidR="009C2749" w:rsidRPr="00860AEA" w:rsidRDefault="009C2749" w:rsidP="00860AEA">
            <w:pPr>
              <w:spacing w:line="360" w:lineRule="auto"/>
              <w:jc w:val="center"/>
            </w:pPr>
            <w:proofErr w:type="spellStart"/>
            <w:r w:rsidRPr="00860AEA">
              <w:t>RehaMove</w:t>
            </w:r>
            <w:proofErr w:type="spellEnd"/>
            <w:r w:rsidRPr="00860AEA">
              <w:t xml:space="preserve"> Pro</w:t>
            </w:r>
          </w:p>
        </w:tc>
        <w:tc>
          <w:tcPr>
            <w:tcW w:w="1866" w:type="dxa"/>
            <w:vAlign w:val="center"/>
          </w:tcPr>
          <w:p w14:paraId="66183E3F" w14:textId="77777777" w:rsidR="009C2749" w:rsidRPr="00860AEA" w:rsidRDefault="009C2749" w:rsidP="00860AEA">
            <w:pPr>
              <w:spacing w:line="360" w:lineRule="auto"/>
              <w:jc w:val="center"/>
            </w:pPr>
            <w:r w:rsidRPr="00860AEA">
              <w:t xml:space="preserve">EMG, </w:t>
            </w:r>
            <w:proofErr w:type="spellStart"/>
            <w:r w:rsidRPr="00860AEA">
              <w:t>IMUs</w:t>
            </w:r>
            <w:proofErr w:type="spellEnd"/>
          </w:p>
        </w:tc>
        <w:tc>
          <w:tcPr>
            <w:tcW w:w="1823" w:type="dxa"/>
            <w:gridSpan w:val="2"/>
            <w:vAlign w:val="center"/>
          </w:tcPr>
          <w:p w14:paraId="4B18EAA7" w14:textId="1C698A4C" w:rsidR="009C2749" w:rsidRPr="00860AEA" w:rsidRDefault="009C2749" w:rsidP="00860AEA">
            <w:pPr>
              <w:spacing w:line="360" w:lineRule="auto"/>
              <w:jc w:val="center"/>
            </w:pPr>
            <w:r w:rsidRPr="00860AEA">
              <w:t>M</w:t>
            </w:r>
            <w:r>
              <w:t>ATLAB</w:t>
            </w:r>
            <w:r w:rsidRPr="00860AEA">
              <w:t>/</w:t>
            </w:r>
            <w:proofErr w:type="spellStart"/>
            <w:r w:rsidRPr="00860AEA">
              <w:t>Simulink</w:t>
            </w:r>
            <w:proofErr w:type="spellEnd"/>
          </w:p>
        </w:tc>
      </w:tr>
      <w:tr w:rsidR="009C2749" w:rsidRPr="002D0121" w14:paraId="0EFDFB6A" w14:textId="77777777" w:rsidTr="009C2749">
        <w:trPr>
          <w:jc w:val="center"/>
        </w:trPr>
        <w:tc>
          <w:tcPr>
            <w:tcW w:w="1392" w:type="dxa"/>
            <w:vAlign w:val="center"/>
          </w:tcPr>
          <w:p w14:paraId="6115E4AF" w14:textId="6C52D7DF" w:rsidR="009C2749" w:rsidRPr="00860AEA" w:rsidRDefault="009C2749" w:rsidP="00860AEA">
            <w:pPr>
              <w:spacing w:line="360" w:lineRule="auto"/>
              <w:jc w:val="center"/>
            </w:pPr>
            <w:proofErr w:type="spellStart"/>
            <w:r w:rsidRPr="00860AEA">
              <w:t>Sun</w:t>
            </w:r>
            <w:proofErr w:type="spellEnd"/>
            <w:r>
              <w:t xml:space="preserve">, M. </w:t>
            </w:r>
            <w:r w:rsidRPr="001E2EF7">
              <w:t>(2014)</w:t>
            </w:r>
            <w:r>
              <w:t xml:space="preserve"> [6]</w:t>
            </w:r>
          </w:p>
        </w:tc>
        <w:tc>
          <w:tcPr>
            <w:tcW w:w="1561" w:type="dxa"/>
            <w:vAlign w:val="center"/>
          </w:tcPr>
          <w:p w14:paraId="460ECEE2" w14:textId="77777777" w:rsidR="009C2749" w:rsidRPr="00860AEA" w:rsidRDefault="009C2749" w:rsidP="00860AEA">
            <w:pPr>
              <w:spacing w:line="360" w:lineRule="auto"/>
              <w:jc w:val="center"/>
            </w:pPr>
            <w:r w:rsidRPr="00860AEA">
              <w:t>Recuperación de funciones de miembro superior</w:t>
            </w:r>
          </w:p>
        </w:tc>
        <w:tc>
          <w:tcPr>
            <w:tcW w:w="1381" w:type="dxa"/>
            <w:vAlign w:val="center"/>
          </w:tcPr>
          <w:p w14:paraId="41239F53" w14:textId="6FEFAF8D" w:rsidR="009C2749" w:rsidRPr="00860AEA" w:rsidRDefault="009C2749" w:rsidP="00860AEA">
            <w:pPr>
              <w:spacing w:line="360" w:lineRule="auto"/>
              <w:jc w:val="center"/>
            </w:pPr>
            <w:proofErr w:type="spellStart"/>
            <w:r w:rsidRPr="00860AEA">
              <w:t>Re</w:t>
            </w:r>
            <w:del w:id="403" w:author="JORGE AIRY MERCADO GUTIERREZ" w:date="2019-07-08T12:57:00Z">
              <w:r w:rsidRPr="00860AEA" w:rsidDel="004360DD">
                <w:delText>a</w:delText>
              </w:r>
            </w:del>
            <w:r w:rsidRPr="00860AEA">
              <w:t>h</w:t>
            </w:r>
            <w:ins w:id="404" w:author="JORGE AIRY MERCADO GUTIERREZ" w:date="2019-07-08T12:57:00Z">
              <w:r w:rsidR="004360DD">
                <w:t>a</w:t>
              </w:r>
            </w:ins>
            <w:r w:rsidRPr="00860AEA">
              <w:t>stim</w:t>
            </w:r>
            <w:proofErr w:type="spellEnd"/>
            <w:r w:rsidRPr="00860AEA">
              <w:t xml:space="preserve"> 1</w:t>
            </w:r>
          </w:p>
        </w:tc>
        <w:tc>
          <w:tcPr>
            <w:tcW w:w="1866" w:type="dxa"/>
            <w:vAlign w:val="center"/>
          </w:tcPr>
          <w:p w14:paraId="4628E2BB" w14:textId="4156C388" w:rsidR="009C2749" w:rsidRPr="00860AEA" w:rsidRDefault="009C2749" w:rsidP="00860AEA">
            <w:pPr>
              <w:spacing w:line="360" w:lineRule="auto"/>
              <w:jc w:val="center"/>
            </w:pPr>
            <w:r w:rsidRPr="00860AEA">
              <w:t>Acelerómetro</w:t>
            </w:r>
            <w:del w:id="405" w:author="JORGE AIRY MERCADO GUTIERREZ" w:date="2019-07-08T12:57:00Z">
              <w:r w:rsidRPr="00860AEA" w:rsidDel="00870061">
                <w:delText>,</w:delText>
              </w:r>
            </w:del>
          </w:p>
        </w:tc>
        <w:tc>
          <w:tcPr>
            <w:tcW w:w="1823" w:type="dxa"/>
            <w:gridSpan w:val="2"/>
            <w:vAlign w:val="center"/>
          </w:tcPr>
          <w:p w14:paraId="298EF85A" w14:textId="77777777" w:rsidR="009C2749" w:rsidRPr="002D0121" w:rsidRDefault="009C2749" w:rsidP="00860AEA">
            <w:pPr>
              <w:spacing w:line="360" w:lineRule="auto"/>
              <w:jc w:val="center"/>
            </w:pPr>
            <w:proofErr w:type="spellStart"/>
            <w:r w:rsidRPr="00860AEA">
              <w:t>Simulink</w:t>
            </w:r>
            <w:proofErr w:type="spellEnd"/>
          </w:p>
        </w:tc>
      </w:tr>
      <w:tr w:rsidR="009C2749" w:rsidRPr="002D0121" w14:paraId="1B5C6F04" w14:textId="77777777" w:rsidTr="009C2749">
        <w:trPr>
          <w:jc w:val="center"/>
        </w:trPr>
        <w:tc>
          <w:tcPr>
            <w:tcW w:w="1392" w:type="dxa"/>
            <w:vAlign w:val="center"/>
          </w:tcPr>
          <w:p w14:paraId="134E0CB8" w14:textId="1D6A9334" w:rsidR="009C2749" w:rsidRPr="00860AEA" w:rsidRDefault="009C2749" w:rsidP="00860AEA">
            <w:pPr>
              <w:spacing w:line="360" w:lineRule="auto"/>
              <w:jc w:val="center"/>
            </w:pPr>
            <w:proofErr w:type="spellStart"/>
            <w:r>
              <w:t>Simonsen</w:t>
            </w:r>
            <w:proofErr w:type="spellEnd"/>
            <w:r>
              <w:t xml:space="preserve">, D., </w:t>
            </w:r>
            <w:r>
              <w:rPr>
                <w:i/>
                <w:iCs/>
              </w:rPr>
              <w:t xml:space="preserve">et al. </w:t>
            </w:r>
            <w:r w:rsidRPr="001E2EF7">
              <w:t>(2017) [7]</w:t>
            </w:r>
          </w:p>
        </w:tc>
        <w:tc>
          <w:tcPr>
            <w:tcW w:w="1561" w:type="dxa"/>
            <w:vAlign w:val="center"/>
          </w:tcPr>
          <w:p w14:paraId="2EB2106B" w14:textId="6AF1CB0D" w:rsidR="009C2749" w:rsidRPr="00860AEA" w:rsidRDefault="009C2749" w:rsidP="00860AEA">
            <w:pPr>
              <w:spacing w:line="360" w:lineRule="auto"/>
              <w:jc w:val="center"/>
            </w:pPr>
            <w:r>
              <w:t>Asistencia para apertura y cierre de mano</w:t>
            </w:r>
          </w:p>
        </w:tc>
        <w:tc>
          <w:tcPr>
            <w:tcW w:w="1381" w:type="dxa"/>
            <w:vAlign w:val="center"/>
          </w:tcPr>
          <w:p w14:paraId="002CAAFF" w14:textId="0804063F" w:rsidR="009C2749" w:rsidRPr="00860AEA" w:rsidRDefault="009C2749" w:rsidP="00860AEA">
            <w:pPr>
              <w:spacing w:line="360" w:lineRule="auto"/>
              <w:jc w:val="center"/>
            </w:pPr>
            <w:r>
              <w:t>STMISOLA</w:t>
            </w:r>
          </w:p>
        </w:tc>
        <w:tc>
          <w:tcPr>
            <w:tcW w:w="1866" w:type="dxa"/>
            <w:vAlign w:val="center"/>
          </w:tcPr>
          <w:p w14:paraId="7E52A108" w14:textId="5089C139" w:rsidR="009C2749" w:rsidRPr="00860AEA" w:rsidRDefault="009C2749" w:rsidP="00860AEA">
            <w:pPr>
              <w:spacing w:line="360" w:lineRule="auto"/>
              <w:jc w:val="center"/>
            </w:pPr>
            <w:r>
              <w:t>Posición del objeto, posición de la mano</w:t>
            </w:r>
            <w:ins w:id="406" w:author="JORGE AIRY MERCADO GUTIERREZ" w:date="2019-07-08T12:57:00Z">
              <w:r w:rsidR="00870061">
                <w:t xml:space="preserve"> (</w:t>
              </w:r>
              <w:proofErr w:type="gramStart"/>
              <w:r w:rsidR="00870061">
                <w:t>medidos con?</w:t>
              </w:r>
              <w:proofErr w:type="gramEnd"/>
              <w:r w:rsidR="00870061">
                <w:t>)</w:t>
              </w:r>
            </w:ins>
          </w:p>
        </w:tc>
        <w:tc>
          <w:tcPr>
            <w:tcW w:w="1823" w:type="dxa"/>
            <w:gridSpan w:val="2"/>
            <w:vAlign w:val="center"/>
          </w:tcPr>
          <w:p w14:paraId="42F8B2A8" w14:textId="17045288" w:rsidR="009C2749" w:rsidRPr="00860AEA" w:rsidRDefault="009C2749" w:rsidP="00860AEA">
            <w:pPr>
              <w:spacing w:line="360" w:lineRule="auto"/>
              <w:jc w:val="center"/>
            </w:pPr>
            <w:r>
              <w:t>MATLAB</w:t>
            </w:r>
          </w:p>
        </w:tc>
      </w:tr>
      <w:tr w:rsidR="009C2749" w:rsidRPr="002D0121" w14:paraId="082F2CF0" w14:textId="77777777" w:rsidTr="009C2749">
        <w:trPr>
          <w:jc w:val="center"/>
        </w:trPr>
        <w:tc>
          <w:tcPr>
            <w:tcW w:w="1392" w:type="dxa"/>
            <w:vAlign w:val="center"/>
          </w:tcPr>
          <w:p w14:paraId="4FEF9767" w14:textId="075774FB" w:rsidR="009C2749" w:rsidRPr="001E2EF7" w:rsidRDefault="009C2749" w:rsidP="001E2EF7">
            <w:pPr>
              <w:spacing w:line="360" w:lineRule="auto"/>
              <w:jc w:val="center"/>
              <w:rPr>
                <w:i/>
                <w:iCs/>
              </w:rPr>
            </w:pPr>
            <w:r>
              <w:t xml:space="preserve">Woods B., </w:t>
            </w:r>
            <w:r>
              <w:rPr>
                <w:i/>
                <w:iCs/>
              </w:rPr>
              <w:t xml:space="preserve">et al. </w:t>
            </w:r>
            <w:r w:rsidRPr="001E2EF7">
              <w:t>(</w:t>
            </w:r>
            <w:r>
              <w:t>2018</w:t>
            </w:r>
            <w:r w:rsidRPr="001E2EF7">
              <w:t>)</w:t>
            </w:r>
            <w:r>
              <w:t xml:space="preserve"> [8]</w:t>
            </w:r>
          </w:p>
        </w:tc>
        <w:tc>
          <w:tcPr>
            <w:tcW w:w="1561" w:type="dxa"/>
            <w:vAlign w:val="center"/>
          </w:tcPr>
          <w:p w14:paraId="35903D22" w14:textId="5BA12BAC" w:rsidR="009C2749" w:rsidRPr="00860AEA" w:rsidRDefault="009C2749" w:rsidP="001E2EF7">
            <w:pPr>
              <w:spacing w:line="360" w:lineRule="auto"/>
              <w:jc w:val="center"/>
            </w:pPr>
            <w:r>
              <w:t xml:space="preserve">Asistencia en miembro </w:t>
            </w:r>
            <w:r>
              <w:lastRenderedPageBreak/>
              <w:t>inferior para ciclismo</w:t>
            </w:r>
          </w:p>
        </w:tc>
        <w:tc>
          <w:tcPr>
            <w:tcW w:w="1381" w:type="dxa"/>
            <w:vAlign w:val="center"/>
          </w:tcPr>
          <w:p w14:paraId="79861EB6" w14:textId="09C37404" w:rsidR="009C2749" w:rsidRPr="00860AEA" w:rsidRDefault="009C2749" w:rsidP="001E2EF7">
            <w:pPr>
              <w:spacing w:line="360" w:lineRule="auto"/>
              <w:jc w:val="center"/>
            </w:pPr>
            <w:proofErr w:type="spellStart"/>
            <w:r>
              <w:lastRenderedPageBreak/>
              <w:t>RehaStim</w:t>
            </w:r>
            <w:proofErr w:type="spellEnd"/>
            <w:r>
              <w:t xml:space="preserve"> 1</w:t>
            </w:r>
          </w:p>
        </w:tc>
        <w:tc>
          <w:tcPr>
            <w:tcW w:w="1866" w:type="dxa"/>
            <w:vAlign w:val="center"/>
          </w:tcPr>
          <w:p w14:paraId="29551265" w14:textId="5ED319BB" w:rsidR="009C2749" w:rsidRPr="00860AEA" w:rsidRDefault="009C2749" w:rsidP="001E2EF7">
            <w:pPr>
              <w:spacing w:line="360" w:lineRule="auto"/>
              <w:jc w:val="center"/>
            </w:pPr>
            <w:r>
              <w:rPr>
                <w:lang w:val="es-ES"/>
              </w:rPr>
              <w:t>MMG</w:t>
            </w:r>
            <w:ins w:id="407" w:author="JORGE AIRY MERCADO GUTIERREZ" w:date="2019-07-08T12:57:00Z">
              <w:r w:rsidR="00870061">
                <w:rPr>
                  <w:lang w:val="es-ES"/>
                </w:rPr>
                <w:t xml:space="preserve"> (</w:t>
              </w:r>
            </w:ins>
            <w:ins w:id="408" w:author="JORGE AIRY MERCADO GUTIERREZ" w:date="2019-07-08T12:58:00Z">
              <w:r w:rsidR="00870061">
                <w:rPr>
                  <w:lang w:val="es-ES"/>
                </w:rPr>
                <w:t>Definir en algún lado)</w:t>
              </w:r>
            </w:ins>
            <w:r>
              <w:rPr>
                <w:lang w:val="es-ES"/>
              </w:rPr>
              <w:t xml:space="preserve">, </w:t>
            </w:r>
            <w:proofErr w:type="spellStart"/>
            <w:r>
              <w:rPr>
                <w:lang w:val="es-ES"/>
              </w:rPr>
              <w:t>FSRs</w:t>
            </w:r>
            <w:proofErr w:type="spellEnd"/>
            <w:ins w:id="409" w:author="JORGE AIRY MERCADO GUTIERREZ" w:date="2019-07-08T12:58:00Z">
              <w:r w:rsidR="00870061">
                <w:rPr>
                  <w:lang w:val="es-ES"/>
                </w:rPr>
                <w:t xml:space="preserve"> (también)</w:t>
              </w:r>
            </w:ins>
            <w:r>
              <w:rPr>
                <w:lang w:val="es-ES"/>
              </w:rPr>
              <w:t xml:space="preserve">, </w:t>
            </w:r>
            <w:r>
              <w:rPr>
                <w:lang w:val="es-ES"/>
              </w:rPr>
              <w:lastRenderedPageBreak/>
              <w:t>posición del cigüeñal</w:t>
            </w:r>
          </w:p>
        </w:tc>
        <w:tc>
          <w:tcPr>
            <w:tcW w:w="1823" w:type="dxa"/>
            <w:gridSpan w:val="2"/>
            <w:vAlign w:val="center"/>
          </w:tcPr>
          <w:p w14:paraId="3FAF8448" w14:textId="7D4D7E50" w:rsidR="009C2749" w:rsidRPr="00860AEA" w:rsidRDefault="009C2749" w:rsidP="001E2EF7">
            <w:pPr>
              <w:spacing w:line="360" w:lineRule="auto"/>
              <w:jc w:val="center"/>
            </w:pPr>
            <w:proofErr w:type="spellStart"/>
            <w:r>
              <w:lastRenderedPageBreak/>
              <w:t>Simunlink</w:t>
            </w:r>
            <w:proofErr w:type="spellEnd"/>
          </w:p>
        </w:tc>
      </w:tr>
    </w:tbl>
    <w:p w14:paraId="161AD927" w14:textId="118CBC1D" w:rsidR="00AB0D7F" w:rsidRPr="002362A8" w:rsidRDefault="00D16541" w:rsidP="002362A8">
      <w:pPr>
        <w:pStyle w:val="Subttulo"/>
        <w:spacing w:before="240" w:line="360" w:lineRule="auto"/>
        <w:jc w:val="both"/>
        <w:rPr>
          <w:color w:val="000000" w:themeColor="text1"/>
        </w:rPr>
      </w:pPr>
      <w:r>
        <w:rPr>
          <w:color w:val="000000" w:themeColor="text1"/>
        </w:rPr>
        <w:t xml:space="preserve">De estos trabajos se puede rescatar que, al realizar un entrenamiento en espejo donde sea un miembro sano el que controla la estimulación eléctrica aplicada al miembro dañado, se lograrán disminuir los artefactos generados por esta al momento de registrar EMG, o bien serán nulos si se ocupa una técnica de cuantificación de movimiento de origen no bioeléctrico [5]. También, se destaca que para realizar una terapia de asistencia para apertura y cierre de mano es necesario tener indicadores del estado actual de la mano y del estado del objeto sobre el que se quiere realizar la acción [7]. </w:t>
      </w:r>
      <w:r w:rsidR="002362A8">
        <w:rPr>
          <w:color w:val="000000" w:themeColor="text1"/>
        </w:rPr>
        <w:t xml:space="preserve">Adicional a esto, se ha demostrado que implementar una máquina de estados finitos para el control de una </w:t>
      </w:r>
      <w:proofErr w:type="spellStart"/>
      <w:r w:rsidR="002362A8">
        <w:rPr>
          <w:color w:val="000000" w:themeColor="text1"/>
        </w:rPr>
        <w:t>neuroprótesis</w:t>
      </w:r>
      <w:proofErr w:type="spellEnd"/>
      <w:r w:rsidR="002362A8">
        <w:rPr>
          <w:color w:val="000000" w:themeColor="text1"/>
        </w:rPr>
        <w:t xml:space="preserve"> es algo </w:t>
      </w:r>
      <w:ins w:id="410" w:author="JORGE AIRY MERCADO GUTIERREZ" w:date="2019-07-08T12:59:00Z">
        <w:r w:rsidR="002A7B58">
          <w:rPr>
            <w:color w:val="000000" w:themeColor="text1"/>
          </w:rPr>
          <w:t xml:space="preserve">viable </w:t>
        </w:r>
      </w:ins>
      <w:del w:id="411" w:author="JORGE AIRY MERCADO GUTIERREZ" w:date="2019-07-08T12:59:00Z">
        <w:r w:rsidR="002362A8" w:rsidDel="002A7B58">
          <w:rPr>
            <w:color w:val="000000" w:themeColor="text1"/>
          </w:rPr>
          <w:delText>muy factible</w:delText>
        </w:r>
      </w:del>
      <w:r w:rsidR="002362A8">
        <w:rPr>
          <w:color w:val="000000" w:themeColor="text1"/>
        </w:rPr>
        <w:t xml:space="preserve"> y que permite la comprensión rápida </w:t>
      </w:r>
      <w:ins w:id="412" w:author="JORGE AIRY MERCADO GUTIERREZ" w:date="2019-07-08T12:59:00Z">
        <w:r w:rsidR="00A25A49">
          <w:rPr>
            <w:color w:val="000000" w:themeColor="text1"/>
          </w:rPr>
          <w:t xml:space="preserve">(*Por parte del usuario/paciente?) </w:t>
        </w:r>
      </w:ins>
      <w:r w:rsidR="002362A8">
        <w:rPr>
          <w:color w:val="000000" w:themeColor="text1"/>
        </w:rPr>
        <w:t>del funcionamiento del esquema de control [6]. Por último, se destaca que</w:t>
      </w:r>
      <w:ins w:id="413" w:author="JORGE AIRY MERCADO GUTIERREZ" w:date="2019-07-08T12:59:00Z">
        <w:r w:rsidR="0035118A">
          <w:rPr>
            <w:color w:val="000000" w:themeColor="text1"/>
          </w:rPr>
          <w:t>,</w:t>
        </w:r>
      </w:ins>
      <w:r w:rsidR="002362A8">
        <w:rPr>
          <w:color w:val="000000" w:themeColor="text1"/>
        </w:rPr>
        <w:t xml:space="preserve"> </w:t>
      </w:r>
      <w:ins w:id="414" w:author="JORGE AIRY MERCADO GUTIERREZ" w:date="2019-07-08T12:59:00Z">
        <w:r w:rsidR="0035118A">
          <w:rPr>
            <w:color w:val="000000" w:themeColor="text1"/>
          </w:rPr>
          <w:t xml:space="preserve">de </w:t>
        </w:r>
      </w:ins>
      <w:del w:id="415" w:author="JORGE AIRY MERCADO GUTIERREZ" w:date="2019-07-08T12:59:00Z">
        <w:r w:rsidR="002362A8" w:rsidDel="0035118A">
          <w:rPr>
            <w:color w:val="000000" w:themeColor="text1"/>
          </w:rPr>
          <w:delText>si se</w:delText>
        </w:r>
      </w:del>
      <w:r w:rsidR="002362A8">
        <w:rPr>
          <w:color w:val="000000" w:themeColor="text1"/>
        </w:rPr>
        <w:t xml:space="preserve"> logra</w:t>
      </w:r>
      <w:ins w:id="416" w:author="JORGE AIRY MERCADO GUTIERREZ" w:date="2019-07-08T12:59:00Z">
        <w:r w:rsidR="0035118A">
          <w:rPr>
            <w:color w:val="000000" w:themeColor="text1"/>
          </w:rPr>
          <w:t>r</w:t>
        </w:r>
      </w:ins>
      <w:del w:id="417" w:author="JORGE AIRY MERCADO GUTIERREZ" w:date="2019-07-08T12:59:00Z">
        <w:r w:rsidR="002362A8" w:rsidDel="005340C3">
          <w:rPr>
            <w:color w:val="000000" w:themeColor="text1"/>
          </w:rPr>
          <w:delText>se</w:delText>
        </w:r>
      </w:del>
      <w:r w:rsidR="002362A8">
        <w:rPr>
          <w:color w:val="000000" w:themeColor="text1"/>
        </w:rPr>
        <w:t xml:space="preserve"> integrar todos los componentes del esquema de control en una misma plataforma</w:t>
      </w:r>
      <w:ins w:id="418" w:author="JORGE AIRY MERCADO GUTIERREZ" w:date="2019-07-08T13:00:00Z">
        <w:r w:rsidR="0035118A">
          <w:rPr>
            <w:color w:val="000000" w:themeColor="text1"/>
          </w:rPr>
          <w:t>,</w:t>
        </w:r>
      </w:ins>
      <w:r w:rsidR="002362A8">
        <w:rPr>
          <w:color w:val="000000" w:themeColor="text1"/>
        </w:rPr>
        <w:t xml:space="preserve"> se p</w:t>
      </w:r>
      <w:ins w:id="419" w:author="JORGE AIRY MERCADO GUTIERREZ" w:date="2019-07-08T13:00:00Z">
        <w:r w:rsidR="0035118A">
          <w:rPr>
            <w:color w:val="000000" w:themeColor="text1"/>
          </w:rPr>
          <w:t xml:space="preserve">ueden </w:t>
        </w:r>
      </w:ins>
      <w:del w:id="420" w:author="JORGE AIRY MERCADO GUTIERREZ" w:date="2019-07-08T13:00:00Z">
        <w:r w:rsidR="002362A8" w:rsidDel="0035118A">
          <w:rPr>
            <w:color w:val="000000" w:themeColor="text1"/>
          </w:rPr>
          <w:delText>odrían</w:delText>
        </w:r>
      </w:del>
      <w:r w:rsidR="002362A8">
        <w:rPr>
          <w:color w:val="000000" w:themeColor="text1"/>
        </w:rPr>
        <w:t xml:space="preserve"> </w:t>
      </w:r>
      <w:del w:id="421" w:author="JORGE AIRY MERCADO GUTIERREZ" w:date="2019-07-08T13:00:00Z">
        <w:r w:rsidR="002362A8" w:rsidDel="0035118A">
          <w:rPr>
            <w:color w:val="000000" w:themeColor="text1"/>
          </w:rPr>
          <w:delText>llegar a</w:delText>
        </w:r>
      </w:del>
      <w:r w:rsidR="002362A8">
        <w:rPr>
          <w:color w:val="000000" w:themeColor="text1"/>
        </w:rPr>
        <w:t xml:space="preserve"> realizar aplicaciones que presenten un funcionamiento en tiempo real o muy cercano a este [5] [6] [8].</w:t>
      </w:r>
    </w:p>
    <w:p w14:paraId="0A286B4F" w14:textId="3FCCB725" w:rsidR="00AB0D7F" w:rsidRPr="00AB0D7F" w:rsidRDefault="00964362" w:rsidP="00AB0D7F">
      <w:pPr>
        <w:pStyle w:val="Subttulo"/>
        <w:spacing w:line="360" w:lineRule="auto"/>
        <w:rPr>
          <w:b/>
          <w:bCs/>
          <w:color w:val="000000" w:themeColor="text1"/>
        </w:rPr>
      </w:pPr>
      <w:r w:rsidRPr="002D0121">
        <w:rPr>
          <w:b/>
          <w:bCs/>
          <w:color w:val="000000" w:themeColor="text1"/>
        </w:rPr>
        <w:br w:type="page"/>
      </w:r>
    </w:p>
    <w:p w14:paraId="5E28104D" w14:textId="58563E2E"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6</w:t>
      </w:r>
      <w:r w:rsidR="00BC4F14" w:rsidRPr="00F3184D">
        <w:rPr>
          <w:b/>
          <w:bCs/>
          <w:color w:val="000000" w:themeColor="text1"/>
          <w:sz w:val="40"/>
          <w:szCs w:val="40"/>
        </w:rPr>
        <w:t xml:space="preserve">. </w:t>
      </w:r>
      <w:proofErr w:type="spellStart"/>
      <w:r w:rsidR="005660C5" w:rsidRPr="00F3184D">
        <w:rPr>
          <w:b/>
          <w:bCs/>
          <w:color w:val="000000" w:themeColor="text1"/>
          <w:sz w:val="40"/>
          <w:szCs w:val="40"/>
        </w:rPr>
        <w:t>Hipótesis</w:t>
      </w:r>
      <w:proofErr w:type="spellEnd"/>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6</w:instrText>
      </w:r>
      <w:r w:rsidR="005B19FA" w:rsidRPr="00F3184D">
        <w:rPr>
          <w:b/>
          <w:bCs/>
          <w:color w:val="000000" w:themeColor="text1"/>
          <w:sz w:val="40"/>
          <w:szCs w:val="40"/>
        </w:rPr>
        <w:instrText>. Hipótesis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69DC5B1C" w14:textId="5CBE46B1" w:rsidR="00BC4F14" w:rsidRPr="00EA1AF1" w:rsidRDefault="005660C5" w:rsidP="001C45D3">
      <w:pPr>
        <w:spacing w:line="360" w:lineRule="auto"/>
        <w:jc w:val="both"/>
        <w:rPr>
          <w:strike/>
          <w:color w:val="000000" w:themeColor="text1"/>
          <w:sz w:val="24"/>
        </w:rPr>
      </w:pPr>
      <w:r w:rsidRPr="00EA1AF1">
        <w:rPr>
          <w:strike/>
          <w:color w:val="000000" w:themeColor="text1"/>
          <w:sz w:val="24"/>
        </w:rPr>
        <w:t xml:space="preserve">Al implementar un sistema cuyos módulos estén dentro de una misma plataforma, se podrá implementar un lazo cerrado para la autorregulación de la </w:t>
      </w:r>
      <w:r w:rsidR="00BC4F14" w:rsidRPr="00EA1AF1">
        <w:rPr>
          <w:strike/>
          <w:color w:val="000000" w:themeColor="text1"/>
          <w:sz w:val="24"/>
        </w:rPr>
        <w:t>estimulación eléctrica</w:t>
      </w:r>
      <w:r w:rsidRPr="00EA1AF1">
        <w:rPr>
          <w:strike/>
          <w:color w:val="000000" w:themeColor="text1"/>
          <w:sz w:val="24"/>
        </w:rPr>
        <w:t xml:space="preserve"> y se logrará reducir el tiempo de latencia existente (5 segundos en promedio) a un valor por debajo de 1 segundo.</w:t>
      </w:r>
    </w:p>
    <w:p w14:paraId="0AAAE645" w14:textId="3474E9A6" w:rsidR="00F61F57" w:rsidRPr="002D0121" w:rsidRDefault="00F61F57" w:rsidP="001C45D3">
      <w:pPr>
        <w:spacing w:line="360" w:lineRule="auto"/>
        <w:jc w:val="both"/>
        <w:rPr>
          <w:color w:val="000000" w:themeColor="text1"/>
          <w:sz w:val="24"/>
        </w:rPr>
      </w:pPr>
      <w:r w:rsidRPr="002D0121">
        <w:rPr>
          <w:color w:val="000000" w:themeColor="text1"/>
          <w:sz w:val="24"/>
        </w:rPr>
        <w:t xml:space="preserve">Al </w:t>
      </w:r>
      <w:r w:rsidR="00152180" w:rsidRPr="002D0121">
        <w:rPr>
          <w:color w:val="000000" w:themeColor="text1"/>
          <w:sz w:val="24"/>
        </w:rPr>
        <w:t>integrar los diferentes bloques de</w:t>
      </w:r>
      <w:r w:rsidRPr="002D0121">
        <w:rPr>
          <w:color w:val="000000" w:themeColor="text1"/>
          <w:sz w:val="24"/>
        </w:rPr>
        <w:t xml:space="preserve"> un sistema de estimulación eléctrica funcional dentro de una misma plataforma</w:t>
      </w:r>
      <w:r w:rsidR="00152180" w:rsidRPr="002D0121">
        <w:rPr>
          <w:color w:val="000000" w:themeColor="text1"/>
          <w:sz w:val="24"/>
        </w:rPr>
        <w:t xml:space="preserve"> de software con opciones de tiempo real</w:t>
      </w:r>
      <w:r w:rsidRPr="002D0121">
        <w:rPr>
          <w:color w:val="000000" w:themeColor="text1"/>
          <w:sz w:val="24"/>
        </w:rPr>
        <w:t xml:space="preserve">, se logrará </w:t>
      </w:r>
      <w:ins w:id="422" w:author="JORGE AIRY MERCADO GUTIERREZ" w:date="2019-07-08T13:01:00Z">
        <w:r w:rsidR="007E1109">
          <w:rPr>
            <w:color w:val="000000" w:themeColor="text1"/>
            <w:sz w:val="24"/>
          </w:rPr>
          <w:t xml:space="preserve">ejecutar </w:t>
        </w:r>
      </w:ins>
      <w:r w:rsidRPr="002D0121">
        <w:rPr>
          <w:color w:val="000000" w:themeColor="text1"/>
          <w:sz w:val="24"/>
        </w:rPr>
        <w:t>la adquisición de señales, procesamiento y estimulación de manera paralela</w:t>
      </w:r>
      <w:r w:rsidR="00152180" w:rsidRPr="002D0121">
        <w:rPr>
          <w:color w:val="000000" w:themeColor="text1"/>
          <w:sz w:val="24"/>
        </w:rPr>
        <w:t xml:space="preserve"> y en lazo cerrado</w:t>
      </w:r>
      <w:r w:rsidRPr="002D0121">
        <w:rPr>
          <w:color w:val="000000" w:themeColor="text1"/>
          <w:sz w:val="24"/>
        </w:rPr>
        <w:t>, con un tiempo de latencia</w:t>
      </w:r>
      <w:r w:rsidR="001527DF" w:rsidRPr="002D0121">
        <w:rPr>
          <w:color w:val="000000" w:themeColor="text1"/>
          <w:sz w:val="24"/>
        </w:rPr>
        <w:t xml:space="preserve"> en la actualización de parámetros</w:t>
      </w:r>
      <w:r w:rsidRPr="002D0121">
        <w:rPr>
          <w:color w:val="000000" w:themeColor="text1"/>
          <w:sz w:val="24"/>
        </w:rPr>
        <w:t xml:space="preserve"> </w:t>
      </w:r>
      <w:r w:rsidR="001527DF" w:rsidRPr="002D0121">
        <w:rPr>
          <w:color w:val="000000" w:themeColor="text1"/>
          <w:sz w:val="24"/>
        </w:rPr>
        <w:t>menor</w:t>
      </w:r>
      <w:r w:rsidRPr="002D0121">
        <w:rPr>
          <w:color w:val="000000" w:themeColor="text1"/>
          <w:sz w:val="24"/>
        </w:rPr>
        <w:t xml:space="preserve"> </w:t>
      </w:r>
      <w:r w:rsidR="001527DF" w:rsidRPr="002D0121">
        <w:rPr>
          <w:color w:val="000000" w:themeColor="text1"/>
          <w:sz w:val="24"/>
        </w:rPr>
        <w:t>a</w:t>
      </w:r>
      <w:r w:rsidRPr="002D0121">
        <w:rPr>
          <w:color w:val="000000" w:themeColor="text1"/>
          <w:sz w:val="24"/>
        </w:rPr>
        <w:t xml:space="preserve"> 1 segundo</w:t>
      </w:r>
      <w:r w:rsidR="001527DF" w:rsidRPr="002D0121">
        <w:rPr>
          <w:color w:val="000000" w:themeColor="text1"/>
          <w:sz w:val="24"/>
        </w:rPr>
        <w:t>.</w:t>
      </w:r>
    </w:p>
    <w:p w14:paraId="049F517C" w14:textId="7AF96B99" w:rsidR="00E733B1"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t>7</w:t>
      </w:r>
      <w:r w:rsidR="00BC4F14" w:rsidRPr="00F3184D">
        <w:rPr>
          <w:b/>
          <w:bCs/>
          <w:color w:val="000000" w:themeColor="text1"/>
          <w:sz w:val="40"/>
          <w:szCs w:val="40"/>
        </w:rPr>
        <w:t xml:space="preserve">. </w:t>
      </w:r>
      <w:r w:rsidR="00654910" w:rsidRPr="00F3184D">
        <w:rPr>
          <w:b/>
          <w:bCs/>
          <w:color w:val="000000" w:themeColor="text1"/>
          <w:sz w:val="40"/>
          <w:szCs w:val="40"/>
        </w:rPr>
        <w:t>Objetivos</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7</w:instrText>
      </w:r>
      <w:r w:rsidR="005B19FA" w:rsidRPr="00F3184D">
        <w:rPr>
          <w:b/>
          <w:bCs/>
          <w:color w:val="000000" w:themeColor="text1"/>
          <w:sz w:val="40"/>
          <w:szCs w:val="40"/>
        </w:rPr>
        <w:instrText>. Objetivos</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259E1AE0" w14:textId="548A4B59" w:rsidR="00427B43" w:rsidRPr="001C45D3" w:rsidRDefault="00427B43" w:rsidP="001C45D3">
      <w:pPr>
        <w:spacing w:line="360" w:lineRule="auto"/>
        <w:jc w:val="both"/>
        <w:rPr>
          <w:bCs/>
          <w:i/>
          <w:iCs/>
          <w:color w:val="000000" w:themeColor="text1"/>
          <w:sz w:val="28"/>
          <w:szCs w:val="28"/>
        </w:rPr>
      </w:pPr>
      <w:r w:rsidRPr="001C45D3">
        <w:rPr>
          <w:i/>
          <w:iCs/>
          <w:color w:val="000000" w:themeColor="text1"/>
          <w:sz w:val="28"/>
          <w:szCs w:val="28"/>
        </w:rPr>
        <w:t xml:space="preserve">7.1 </w:t>
      </w:r>
      <w:r w:rsidR="005660C5" w:rsidRPr="001C45D3">
        <w:rPr>
          <w:i/>
          <w:iCs/>
          <w:color w:val="000000" w:themeColor="text1"/>
          <w:sz w:val="28"/>
          <w:szCs w:val="28"/>
        </w:rPr>
        <w:t>General</w:t>
      </w:r>
      <w:r w:rsidR="006478F9" w:rsidRPr="001C45D3">
        <w:rPr>
          <w:bCs/>
          <w:i/>
          <w:iCs/>
          <w:color w:val="000000" w:themeColor="text1"/>
          <w:sz w:val="28"/>
          <w:szCs w:val="28"/>
        </w:rPr>
        <w:fldChar w:fldCharType="begin"/>
      </w:r>
      <w:r w:rsidR="006478F9" w:rsidRPr="001C45D3">
        <w:rPr>
          <w:i/>
          <w:iCs/>
          <w:sz w:val="28"/>
          <w:szCs w:val="28"/>
        </w:rPr>
        <w:instrText xml:space="preserve"> XE "</w:instrText>
      </w:r>
      <w:r w:rsidR="006478F9" w:rsidRPr="001C45D3">
        <w:rPr>
          <w:bCs/>
          <w:i/>
          <w:iCs/>
          <w:color w:val="000000" w:themeColor="text1"/>
          <w:sz w:val="28"/>
          <w:szCs w:val="28"/>
        </w:rPr>
        <w:instrText>7. Objetivos:</w:instrText>
      </w:r>
      <w:r w:rsidR="006478F9" w:rsidRPr="001C45D3">
        <w:rPr>
          <w:i/>
          <w:iCs/>
          <w:sz w:val="28"/>
          <w:szCs w:val="28"/>
        </w:rPr>
        <w:instrText xml:space="preserve">7.1 General" </w:instrText>
      </w:r>
      <w:r w:rsidR="006478F9" w:rsidRPr="001C45D3">
        <w:rPr>
          <w:bCs/>
          <w:i/>
          <w:iCs/>
          <w:color w:val="000000" w:themeColor="text1"/>
          <w:sz w:val="28"/>
          <w:szCs w:val="28"/>
        </w:rPr>
        <w:fldChar w:fldCharType="end"/>
      </w:r>
    </w:p>
    <w:p w14:paraId="6F05C554" w14:textId="4E40D13C" w:rsidR="005660C5" w:rsidRPr="002D0121" w:rsidRDefault="00090967" w:rsidP="001C45D3">
      <w:pPr>
        <w:spacing w:line="360" w:lineRule="auto"/>
        <w:jc w:val="both"/>
        <w:rPr>
          <w:color w:val="000000" w:themeColor="text1"/>
          <w:sz w:val="24"/>
        </w:rPr>
      </w:pPr>
      <w:ins w:id="423" w:author="JORGE AIRY MERCADO GUTIERREZ" w:date="2019-07-08T13:17:00Z">
        <w:r>
          <w:rPr>
            <w:color w:val="000000" w:themeColor="text1"/>
            <w:sz w:val="24"/>
          </w:rPr>
          <w:t xml:space="preserve">Desarrollar </w:t>
        </w:r>
      </w:ins>
      <w:ins w:id="424" w:author="JORGE AIRY MERCADO GUTIERREZ" w:date="2019-07-08T13:28:00Z">
        <w:r w:rsidR="00045A74">
          <w:rPr>
            <w:color w:val="000000" w:themeColor="text1"/>
            <w:sz w:val="24"/>
          </w:rPr>
          <w:t xml:space="preserve">los bloques de </w:t>
        </w:r>
      </w:ins>
      <w:ins w:id="425" w:author="JORGE AIRY MERCADO GUTIERREZ" w:date="2019-07-08T13:17:00Z">
        <w:r>
          <w:rPr>
            <w:color w:val="000000" w:themeColor="text1"/>
            <w:sz w:val="24"/>
          </w:rPr>
          <w:t xml:space="preserve">software </w:t>
        </w:r>
      </w:ins>
      <w:ins w:id="426" w:author="JORGE AIRY MERCADO GUTIERREZ" w:date="2019-07-08T13:18:00Z">
        <w:r w:rsidR="00D30819">
          <w:rPr>
            <w:color w:val="000000" w:themeColor="text1"/>
            <w:sz w:val="24"/>
          </w:rPr>
          <w:t>y algoritmos</w:t>
        </w:r>
      </w:ins>
      <w:ins w:id="427" w:author="JORGE AIRY MERCADO GUTIERREZ" w:date="2019-07-08T13:17:00Z">
        <w:r>
          <w:rPr>
            <w:color w:val="000000" w:themeColor="text1"/>
            <w:sz w:val="24"/>
          </w:rPr>
          <w:t xml:space="preserve"> para </w:t>
        </w:r>
      </w:ins>
      <w:del w:id="428" w:author="JORGE AIRY MERCADO GUTIERREZ" w:date="2019-07-08T13:17:00Z">
        <w:r w:rsidR="005660C5" w:rsidRPr="002D0121" w:rsidDel="00090967">
          <w:rPr>
            <w:color w:val="000000" w:themeColor="text1"/>
            <w:sz w:val="24"/>
          </w:rPr>
          <w:delText>I</w:delText>
        </w:r>
      </w:del>
      <w:ins w:id="429" w:author="JORGE AIRY MERCADO GUTIERREZ" w:date="2019-07-08T13:17:00Z">
        <w:r>
          <w:rPr>
            <w:color w:val="000000" w:themeColor="text1"/>
            <w:sz w:val="24"/>
          </w:rPr>
          <w:t>i</w:t>
        </w:r>
      </w:ins>
      <w:r w:rsidR="005660C5" w:rsidRPr="002D0121">
        <w:rPr>
          <w:color w:val="000000" w:themeColor="text1"/>
          <w:sz w:val="24"/>
        </w:rPr>
        <w:t>mplementa</w:t>
      </w:r>
      <w:r w:rsidR="0083298C">
        <w:rPr>
          <w:color w:val="000000" w:themeColor="text1"/>
          <w:sz w:val="24"/>
        </w:rPr>
        <w:t>r</w:t>
      </w:r>
      <w:r w:rsidR="00EF7B8A">
        <w:rPr>
          <w:color w:val="000000" w:themeColor="text1"/>
          <w:sz w:val="24"/>
        </w:rPr>
        <w:t xml:space="preserve"> </w:t>
      </w:r>
      <w:ins w:id="430" w:author="JORGE AIRY MERCADO GUTIERREZ" w:date="2019-07-08T13:18:00Z">
        <w:r>
          <w:rPr>
            <w:color w:val="000000" w:themeColor="text1"/>
            <w:sz w:val="24"/>
          </w:rPr>
          <w:t>el</w:t>
        </w:r>
      </w:ins>
      <w:del w:id="431" w:author="JORGE AIRY MERCADO GUTIERREZ" w:date="2019-07-08T13:18:00Z">
        <w:r w:rsidR="00EF7B8A" w:rsidDel="00090967">
          <w:rPr>
            <w:color w:val="000000" w:themeColor="text1"/>
            <w:sz w:val="24"/>
          </w:rPr>
          <w:delText>un</w:delText>
        </w:r>
      </w:del>
      <w:r w:rsidR="00EF7B8A">
        <w:rPr>
          <w:color w:val="000000" w:themeColor="text1"/>
          <w:sz w:val="24"/>
        </w:rPr>
        <w:t xml:space="preserve"> modo </w:t>
      </w:r>
      <w:ins w:id="432" w:author="JORGE AIRY MERCADO GUTIERREZ" w:date="2019-07-08T13:17:00Z">
        <w:r>
          <w:rPr>
            <w:color w:val="000000" w:themeColor="text1"/>
            <w:sz w:val="24"/>
          </w:rPr>
          <w:t xml:space="preserve">de operación </w:t>
        </w:r>
      </w:ins>
      <w:r w:rsidR="00EF7B8A">
        <w:rPr>
          <w:color w:val="000000" w:themeColor="text1"/>
          <w:sz w:val="24"/>
        </w:rPr>
        <w:t>en</w:t>
      </w:r>
      <w:r w:rsidR="005660C5" w:rsidRPr="002D0121">
        <w:rPr>
          <w:color w:val="000000" w:themeColor="text1"/>
          <w:sz w:val="24"/>
        </w:rPr>
        <w:t xml:space="preserve"> lazo cerrado </w:t>
      </w:r>
      <w:ins w:id="433" w:author="JORGE AIRY MERCADO GUTIERREZ" w:date="2019-07-08T13:18:00Z">
        <w:r>
          <w:rPr>
            <w:color w:val="000000" w:themeColor="text1"/>
            <w:sz w:val="24"/>
          </w:rPr>
          <w:t xml:space="preserve">de </w:t>
        </w:r>
      </w:ins>
      <w:del w:id="434" w:author="JORGE AIRY MERCADO GUTIERREZ" w:date="2019-07-08T13:18:00Z">
        <w:r w:rsidR="005660C5" w:rsidRPr="002D0121" w:rsidDel="00090967">
          <w:rPr>
            <w:color w:val="000000" w:themeColor="text1"/>
            <w:sz w:val="24"/>
          </w:rPr>
          <w:delText xml:space="preserve">para </w:delText>
        </w:r>
      </w:del>
      <w:r w:rsidR="005660C5" w:rsidRPr="002D0121">
        <w:rPr>
          <w:color w:val="000000" w:themeColor="text1"/>
          <w:sz w:val="24"/>
        </w:rPr>
        <w:t xml:space="preserve">una </w:t>
      </w:r>
      <w:proofErr w:type="spellStart"/>
      <w:r w:rsidR="005660C5" w:rsidRPr="002D0121">
        <w:rPr>
          <w:color w:val="000000" w:themeColor="text1"/>
          <w:sz w:val="24"/>
        </w:rPr>
        <w:t>neuroprótesis</w:t>
      </w:r>
      <w:proofErr w:type="spellEnd"/>
      <w:r w:rsidR="005660C5" w:rsidRPr="002D0121">
        <w:rPr>
          <w:color w:val="000000" w:themeColor="text1"/>
          <w:sz w:val="24"/>
        </w:rPr>
        <w:t xml:space="preserve"> de miembro superior</w:t>
      </w:r>
      <w:ins w:id="435" w:author="JORGE AIRY MERCADO GUTIERREZ" w:date="2019-07-08T13:18:00Z">
        <w:r w:rsidR="00365CC3">
          <w:rPr>
            <w:color w:val="000000" w:themeColor="text1"/>
            <w:sz w:val="24"/>
          </w:rPr>
          <w:t xml:space="preserve"> basada en estimulación eléctrica funcional</w:t>
        </w:r>
      </w:ins>
      <w:r w:rsidR="005660C5" w:rsidRPr="002D0121">
        <w:rPr>
          <w:color w:val="000000" w:themeColor="text1"/>
          <w:sz w:val="24"/>
        </w:rPr>
        <w:t xml:space="preserve">, </w:t>
      </w:r>
      <w:r w:rsidR="00AD1EE4" w:rsidRPr="002D0121">
        <w:rPr>
          <w:color w:val="000000" w:themeColor="text1"/>
          <w:sz w:val="24"/>
        </w:rPr>
        <w:t>integrando</w:t>
      </w:r>
      <w:r w:rsidR="005660C5" w:rsidRPr="002D0121">
        <w:rPr>
          <w:color w:val="000000" w:themeColor="text1"/>
          <w:sz w:val="24"/>
        </w:rPr>
        <w:t xml:space="preserve"> un sistema prototipo de adquisición de biopotenciales y </w:t>
      </w:r>
      <w:ins w:id="436" w:author="JORGE AIRY MERCADO GUTIERREZ" w:date="2019-07-08T13:29:00Z">
        <w:r w:rsidR="00045A74">
          <w:rPr>
            <w:color w:val="000000" w:themeColor="text1"/>
            <w:sz w:val="24"/>
          </w:rPr>
          <w:t xml:space="preserve">un </w:t>
        </w:r>
      </w:ins>
      <w:r w:rsidR="00AD1EE4" w:rsidRPr="002D0121">
        <w:rPr>
          <w:color w:val="000000" w:themeColor="text1"/>
          <w:sz w:val="24"/>
        </w:rPr>
        <w:t>estimulador comercial, con un enfoque de control que permita la operación en tiempo real</w:t>
      </w:r>
      <w:r w:rsidR="00EF7B8A">
        <w:rPr>
          <w:color w:val="000000" w:themeColor="text1"/>
          <w:sz w:val="24"/>
        </w:rPr>
        <w:t>.</w:t>
      </w:r>
    </w:p>
    <w:p w14:paraId="4B702C10" w14:textId="23F717AA" w:rsidR="005660C5" w:rsidRPr="001C45D3" w:rsidRDefault="00427B43" w:rsidP="001C45D3">
      <w:pPr>
        <w:spacing w:line="360" w:lineRule="auto"/>
        <w:jc w:val="both"/>
        <w:rPr>
          <w:i/>
          <w:iCs/>
          <w:color w:val="000000" w:themeColor="text1"/>
          <w:sz w:val="28"/>
          <w:szCs w:val="28"/>
        </w:rPr>
      </w:pPr>
      <w:r w:rsidRPr="001C45D3">
        <w:rPr>
          <w:i/>
          <w:iCs/>
          <w:color w:val="000000" w:themeColor="text1"/>
          <w:sz w:val="28"/>
          <w:szCs w:val="28"/>
        </w:rPr>
        <w:t xml:space="preserve">7.2 </w:t>
      </w:r>
      <w:r w:rsidR="005660C5" w:rsidRPr="001C45D3">
        <w:rPr>
          <w:i/>
          <w:iCs/>
          <w:color w:val="000000" w:themeColor="text1"/>
          <w:sz w:val="28"/>
          <w:szCs w:val="28"/>
        </w:rPr>
        <w:t>Específicos</w:t>
      </w:r>
      <w:r w:rsidRPr="001C45D3">
        <w:rPr>
          <w:bCs/>
          <w:i/>
          <w:iCs/>
          <w:color w:val="000000" w:themeColor="text1"/>
          <w:sz w:val="28"/>
          <w:szCs w:val="28"/>
        </w:rPr>
        <w:fldChar w:fldCharType="begin"/>
      </w:r>
      <w:r w:rsidRPr="001C45D3">
        <w:rPr>
          <w:i/>
          <w:iCs/>
          <w:sz w:val="28"/>
          <w:szCs w:val="28"/>
        </w:rPr>
        <w:instrText xml:space="preserve"> XE "</w:instrText>
      </w:r>
      <w:r w:rsidRPr="001C45D3">
        <w:rPr>
          <w:bCs/>
          <w:i/>
          <w:iCs/>
          <w:color w:val="000000" w:themeColor="text1"/>
          <w:sz w:val="28"/>
          <w:szCs w:val="28"/>
        </w:rPr>
        <w:instrText>7. Objetivos:</w:instrText>
      </w:r>
      <w:r w:rsidRPr="001C45D3">
        <w:rPr>
          <w:i/>
          <w:iCs/>
          <w:sz w:val="28"/>
          <w:szCs w:val="28"/>
        </w:rPr>
        <w:instrText xml:space="preserve">7.2 Específicos" </w:instrText>
      </w:r>
      <w:r w:rsidRPr="001C45D3">
        <w:rPr>
          <w:bCs/>
          <w:i/>
          <w:iCs/>
          <w:color w:val="000000" w:themeColor="text1"/>
          <w:sz w:val="28"/>
          <w:szCs w:val="28"/>
        </w:rPr>
        <w:fldChar w:fldCharType="end"/>
      </w:r>
    </w:p>
    <w:p w14:paraId="29574817" w14:textId="6D4B6B0C"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t xml:space="preserve">Diseñar y evaluar un protocolo de comunicación robusto para permitir </w:t>
      </w:r>
      <w:ins w:id="437" w:author="JORGE AIRY MERCADO GUTIERREZ" w:date="2019-07-08T13:24:00Z">
        <w:r w:rsidR="00DA7F11">
          <w:rPr>
            <w:color w:val="000000" w:themeColor="text1"/>
            <w:sz w:val="24"/>
          </w:rPr>
          <w:t xml:space="preserve">el envío de información </w:t>
        </w:r>
      </w:ins>
      <w:del w:id="438" w:author="JORGE AIRY MERCADO GUTIERREZ" w:date="2019-07-08T13:24:00Z">
        <w:r w:rsidRPr="002D0121" w:rsidDel="00DA7F11">
          <w:rPr>
            <w:color w:val="000000" w:themeColor="text1"/>
            <w:sz w:val="24"/>
          </w:rPr>
          <w:delText>el intercambio de información</w:delText>
        </w:r>
      </w:del>
      <w:r w:rsidRPr="002D0121">
        <w:rPr>
          <w:color w:val="000000" w:themeColor="text1"/>
          <w:sz w:val="24"/>
        </w:rPr>
        <w:t xml:space="preserve"> entre el prototipo de adquisición y</w:t>
      </w:r>
      <w:ins w:id="439" w:author="JORGE AIRY MERCADO GUTIERREZ" w:date="2019-07-08T13:31:00Z">
        <w:r w:rsidR="003A23E4">
          <w:rPr>
            <w:color w:val="000000" w:themeColor="text1"/>
            <w:sz w:val="24"/>
          </w:rPr>
          <w:t xml:space="preserve"> la </w:t>
        </w:r>
        <w:proofErr w:type="spellStart"/>
        <w:r w:rsidR="003A23E4">
          <w:rPr>
            <w:color w:val="000000" w:themeColor="text1"/>
            <w:sz w:val="24"/>
          </w:rPr>
          <w:t>neuroprótesis</w:t>
        </w:r>
      </w:ins>
      <w:proofErr w:type="spellEnd"/>
      <w:del w:id="440" w:author="JORGE AIRY MERCADO GUTIERREZ" w:date="2019-07-08T13:31:00Z">
        <w:r w:rsidRPr="002D0121" w:rsidDel="003A23E4">
          <w:rPr>
            <w:color w:val="000000" w:themeColor="text1"/>
            <w:sz w:val="24"/>
          </w:rPr>
          <w:delText xml:space="preserve"> el sistema de control.</w:delText>
        </w:r>
      </w:del>
      <w:ins w:id="441" w:author="JORGE AIRY MERCADO GUTIERREZ" w:date="2019-07-08T13:31:00Z">
        <w:r w:rsidR="003A23E4">
          <w:rPr>
            <w:color w:val="000000" w:themeColor="text1"/>
            <w:sz w:val="24"/>
          </w:rPr>
          <w:t>.</w:t>
        </w:r>
      </w:ins>
    </w:p>
    <w:p w14:paraId="147571E0" w14:textId="0E8360D1" w:rsidR="005660C5" w:rsidRPr="00695D14" w:rsidRDefault="005660C5" w:rsidP="007066B8">
      <w:pPr>
        <w:pStyle w:val="Prrafodelista"/>
        <w:numPr>
          <w:ilvl w:val="0"/>
          <w:numId w:val="2"/>
        </w:numPr>
        <w:spacing w:line="360" w:lineRule="auto"/>
        <w:jc w:val="both"/>
        <w:rPr>
          <w:color w:val="000000" w:themeColor="text1"/>
          <w:sz w:val="24"/>
        </w:rPr>
      </w:pPr>
      <w:r w:rsidRPr="007066B8">
        <w:rPr>
          <w:color w:val="000000" w:themeColor="text1"/>
          <w:sz w:val="24"/>
        </w:rPr>
        <w:t xml:space="preserve">Desarrollar un algoritmo que </w:t>
      </w:r>
      <w:ins w:id="442" w:author="JORGE AIRY MERCADO GUTIERREZ" w:date="2019-07-08T13:21:00Z">
        <w:r w:rsidR="00B54191" w:rsidRPr="007066B8">
          <w:rPr>
            <w:color w:val="000000" w:themeColor="text1"/>
            <w:sz w:val="24"/>
          </w:rPr>
          <w:t xml:space="preserve">permita </w:t>
        </w:r>
      </w:ins>
      <w:ins w:id="443" w:author="JORGE AIRY MERCADO GUTIERREZ" w:date="2019-07-08T13:31:00Z">
        <w:r w:rsidR="003A23E4">
          <w:rPr>
            <w:color w:val="000000" w:themeColor="text1"/>
            <w:sz w:val="24"/>
          </w:rPr>
          <w:t xml:space="preserve">la modulación </w:t>
        </w:r>
      </w:ins>
      <w:del w:id="444" w:author="JORGE AIRY MERCADO GUTIERREZ" w:date="2019-07-08T13:31:00Z">
        <w:r w:rsidRPr="007066B8" w:rsidDel="003A23E4">
          <w:rPr>
            <w:color w:val="000000" w:themeColor="text1"/>
            <w:sz w:val="24"/>
          </w:rPr>
          <w:delText>modul</w:delText>
        </w:r>
      </w:del>
      <w:del w:id="445" w:author="JORGE AIRY MERCADO GUTIERREZ" w:date="2019-07-08T13:21:00Z">
        <w:r w:rsidRPr="007066B8" w:rsidDel="00B54191">
          <w:rPr>
            <w:color w:val="000000" w:themeColor="text1"/>
            <w:sz w:val="24"/>
          </w:rPr>
          <w:delText>e</w:delText>
        </w:r>
      </w:del>
      <w:del w:id="446" w:author="JORGE AIRY MERCADO GUTIERREZ" w:date="2019-07-08T13:31:00Z">
        <w:r w:rsidRPr="00DA7F11" w:rsidDel="003A23E4">
          <w:rPr>
            <w:color w:val="000000" w:themeColor="text1"/>
            <w:sz w:val="24"/>
          </w:rPr>
          <w:delText xml:space="preserve"> </w:delText>
        </w:r>
      </w:del>
      <w:ins w:id="447" w:author="JORGE AIRY MERCADO GUTIERREZ" w:date="2019-07-08T13:31:00Z">
        <w:r w:rsidR="003A23E4">
          <w:rPr>
            <w:color w:val="000000" w:themeColor="text1"/>
            <w:sz w:val="24"/>
          </w:rPr>
          <w:t xml:space="preserve"> de </w:t>
        </w:r>
      </w:ins>
      <w:r w:rsidRPr="00DA7F11">
        <w:rPr>
          <w:color w:val="000000" w:themeColor="text1"/>
          <w:sz w:val="24"/>
        </w:rPr>
        <w:t>l</w:t>
      </w:r>
      <w:ins w:id="448" w:author="JORGE AIRY MERCADO GUTIERREZ" w:date="2019-07-08T13:23:00Z">
        <w:r w:rsidR="007066B8" w:rsidRPr="00DA7F11">
          <w:rPr>
            <w:color w:val="000000" w:themeColor="text1"/>
            <w:sz w:val="24"/>
          </w:rPr>
          <w:t xml:space="preserve">os parámetros de </w:t>
        </w:r>
      </w:ins>
      <w:del w:id="449" w:author="JORGE AIRY MERCADO GUTIERREZ" w:date="2019-07-08T13:23:00Z">
        <w:r w:rsidRPr="00DA7F11" w:rsidDel="007066B8">
          <w:rPr>
            <w:color w:val="000000" w:themeColor="text1"/>
            <w:sz w:val="24"/>
          </w:rPr>
          <w:delText xml:space="preserve">a </w:delText>
        </w:r>
      </w:del>
      <w:del w:id="450" w:author="JORGE AIRY MERCADO GUTIERREZ" w:date="2019-07-08T13:21:00Z">
        <w:r w:rsidRPr="00695D14" w:rsidDel="00B54191">
          <w:rPr>
            <w:color w:val="000000" w:themeColor="text1"/>
            <w:sz w:val="24"/>
          </w:rPr>
          <w:delText>amplitud</w:delText>
        </w:r>
      </w:del>
      <w:r w:rsidRPr="00695D14">
        <w:rPr>
          <w:color w:val="000000" w:themeColor="text1"/>
          <w:sz w:val="24"/>
        </w:rPr>
        <w:t xml:space="preserve"> </w:t>
      </w:r>
      <w:proofErr w:type="spellStart"/>
      <w:r w:rsidRPr="00695D14">
        <w:rPr>
          <w:color w:val="000000" w:themeColor="text1"/>
          <w:sz w:val="24"/>
        </w:rPr>
        <w:t>de</w:t>
      </w:r>
      <w:proofErr w:type="spellEnd"/>
      <w:r w:rsidRPr="00695D14">
        <w:rPr>
          <w:color w:val="000000" w:themeColor="text1"/>
          <w:sz w:val="24"/>
        </w:rPr>
        <w:t xml:space="preserve"> </w:t>
      </w:r>
      <w:del w:id="451" w:author="JORGE AIRY MERCADO GUTIERREZ" w:date="2019-07-08T13:23:00Z">
        <w:r w:rsidRPr="00695D14" w:rsidDel="007066B8">
          <w:rPr>
            <w:color w:val="000000" w:themeColor="text1"/>
            <w:sz w:val="24"/>
          </w:rPr>
          <w:delText xml:space="preserve">la </w:delText>
        </w:r>
      </w:del>
      <w:r w:rsidRPr="00695D14">
        <w:rPr>
          <w:color w:val="000000" w:themeColor="text1"/>
          <w:sz w:val="24"/>
        </w:rPr>
        <w:t xml:space="preserve">estimulación eléctrica </w:t>
      </w:r>
      <w:ins w:id="452" w:author="JORGE AIRY MERCADO GUTIERREZ" w:date="2019-07-08T13:23:00Z">
        <w:r w:rsidR="007066B8" w:rsidRPr="00695D14">
          <w:rPr>
            <w:color w:val="000000" w:themeColor="text1"/>
            <w:sz w:val="24"/>
          </w:rPr>
          <w:t>para restaurar la función de pinza gruesa,</w:t>
        </w:r>
        <w:r w:rsidR="007066B8">
          <w:rPr>
            <w:color w:val="000000" w:themeColor="text1"/>
            <w:sz w:val="24"/>
          </w:rPr>
          <w:t xml:space="preserve"> </w:t>
        </w:r>
      </w:ins>
      <w:ins w:id="453" w:author="JORGE AIRY MERCADO GUTIERREZ" w:date="2019-07-08T13:25:00Z">
        <w:r w:rsidR="00695D14">
          <w:rPr>
            <w:color w:val="000000" w:themeColor="text1"/>
            <w:sz w:val="24"/>
          </w:rPr>
          <w:t xml:space="preserve">a partir de </w:t>
        </w:r>
      </w:ins>
      <w:del w:id="454" w:author="JORGE AIRY MERCADO GUTIERREZ" w:date="2019-07-08T13:25:00Z">
        <w:r w:rsidRPr="007066B8" w:rsidDel="00695D14">
          <w:rPr>
            <w:color w:val="000000" w:themeColor="text1"/>
            <w:sz w:val="24"/>
          </w:rPr>
          <w:delText xml:space="preserve">en </w:delText>
        </w:r>
        <w:r w:rsidRPr="00695D14" w:rsidDel="00695D14">
          <w:rPr>
            <w:color w:val="000000" w:themeColor="text1"/>
            <w:sz w:val="24"/>
          </w:rPr>
          <w:delText xml:space="preserve">relación </w:delText>
        </w:r>
      </w:del>
      <w:ins w:id="455" w:author="JORGE AIRY MERCADO GUTIERREZ" w:date="2019-07-08T13:19:00Z">
        <w:r w:rsidR="00997373" w:rsidRPr="00695D14">
          <w:rPr>
            <w:color w:val="000000" w:themeColor="text1"/>
            <w:sz w:val="24"/>
          </w:rPr>
          <w:t xml:space="preserve">la señal </w:t>
        </w:r>
      </w:ins>
      <w:del w:id="456" w:author="JORGE AIRY MERCADO GUTIERREZ" w:date="2019-07-08T13:19:00Z">
        <w:r w:rsidRPr="00695D14" w:rsidDel="00997373">
          <w:rPr>
            <w:color w:val="000000" w:themeColor="text1"/>
            <w:sz w:val="24"/>
          </w:rPr>
          <w:delText xml:space="preserve">con </w:delText>
        </w:r>
      </w:del>
      <w:ins w:id="457" w:author="JORGE AIRY MERCADO GUTIERREZ" w:date="2019-07-08T13:19:00Z">
        <w:r w:rsidR="00997373" w:rsidRPr="00695D14">
          <w:rPr>
            <w:color w:val="000000" w:themeColor="text1"/>
            <w:sz w:val="24"/>
          </w:rPr>
          <w:t xml:space="preserve">de </w:t>
        </w:r>
      </w:ins>
      <w:del w:id="458" w:author="JORGE AIRY MERCADO GUTIERREZ" w:date="2019-07-08T13:19:00Z">
        <w:r w:rsidRPr="00695D14" w:rsidDel="00997373">
          <w:rPr>
            <w:color w:val="000000" w:themeColor="text1"/>
            <w:sz w:val="24"/>
          </w:rPr>
          <w:delText>la</w:delText>
        </w:r>
      </w:del>
      <w:r w:rsidRPr="00695D14">
        <w:rPr>
          <w:color w:val="000000" w:themeColor="text1"/>
          <w:sz w:val="24"/>
        </w:rPr>
        <w:t xml:space="preserve"> electromiografía </w:t>
      </w:r>
      <w:ins w:id="459" w:author="JORGE AIRY MERCADO GUTIERREZ" w:date="2019-07-08T13:19:00Z">
        <w:r w:rsidR="00490B9C" w:rsidRPr="00695D14">
          <w:rPr>
            <w:color w:val="000000" w:themeColor="text1"/>
            <w:sz w:val="24"/>
          </w:rPr>
          <w:t xml:space="preserve">de superficie </w:t>
        </w:r>
      </w:ins>
      <w:r w:rsidRPr="00695D14">
        <w:rPr>
          <w:color w:val="000000" w:themeColor="text1"/>
          <w:sz w:val="24"/>
        </w:rPr>
        <w:t>(</w:t>
      </w:r>
      <w:proofErr w:type="spellStart"/>
      <w:ins w:id="460" w:author="JORGE AIRY MERCADO GUTIERREZ" w:date="2019-07-08T13:19:00Z">
        <w:r w:rsidR="00490B9C" w:rsidRPr="00695D14">
          <w:rPr>
            <w:color w:val="000000" w:themeColor="text1"/>
            <w:sz w:val="24"/>
          </w:rPr>
          <w:t>s</w:t>
        </w:r>
      </w:ins>
      <w:r w:rsidRPr="00695D14">
        <w:rPr>
          <w:color w:val="000000" w:themeColor="text1"/>
          <w:sz w:val="24"/>
        </w:rPr>
        <w:t>EMG</w:t>
      </w:r>
      <w:proofErr w:type="spellEnd"/>
      <w:r w:rsidRPr="00695D14">
        <w:rPr>
          <w:color w:val="000000" w:themeColor="text1"/>
          <w:sz w:val="24"/>
        </w:rPr>
        <w:t xml:space="preserve">) </w:t>
      </w:r>
      <w:ins w:id="461" w:author="JORGE AIRY MERCADO GUTIERREZ" w:date="2019-07-08T13:32:00Z">
        <w:r w:rsidR="003A23E4">
          <w:rPr>
            <w:color w:val="000000" w:themeColor="text1"/>
            <w:sz w:val="24"/>
          </w:rPr>
          <w:t xml:space="preserve">correspondiente </w:t>
        </w:r>
      </w:ins>
      <w:ins w:id="462" w:author="JORGE AIRY MERCADO GUTIERREZ" w:date="2019-07-08T13:27:00Z">
        <w:r w:rsidR="00CB4AA3">
          <w:rPr>
            <w:color w:val="000000" w:themeColor="text1"/>
            <w:sz w:val="24"/>
          </w:rPr>
          <w:t>d</w:t>
        </w:r>
      </w:ins>
      <w:ins w:id="463" w:author="JORGE AIRY MERCADO GUTIERREZ" w:date="2019-07-08T13:21:00Z">
        <w:r w:rsidR="00B54191" w:rsidRPr="00695D14">
          <w:rPr>
            <w:color w:val="000000" w:themeColor="text1"/>
            <w:sz w:val="24"/>
          </w:rPr>
          <w:t xml:space="preserve">el </w:t>
        </w:r>
      </w:ins>
      <w:ins w:id="464" w:author="JORGE AIRY MERCADO GUTIERREZ" w:date="2019-07-08T13:26:00Z">
        <w:r w:rsidR="00CB4AA3">
          <w:rPr>
            <w:color w:val="000000" w:themeColor="text1"/>
            <w:sz w:val="24"/>
          </w:rPr>
          <w:t>anteb</w:t>
        </w:r>
      </w:ins>
      <w:ins w:id="465" w:author="JORGE AIRY MERCADO GUTIERREZ" w:date="2019-07-08T13:21:00Z">
        <w:r w:rsidR="00B54191" w:rsidRPr="00695D14">
          <w:rPr>
            <w:color w:val="000000" w:themeColor="text1"/>
            <w:sz w:val="24"/>
          </w:rPr>
          <w:t>razo contralateral</w:t>
        </w:r>
      </w:ins>
      <w:del w:id="466" w:author="JORGE AIRY MERCADO GUTIERREZ" w:date="2019-07-08T13:19:00Z">
        <w:r w:rsidRPr="00695D14" w:rsidDel="00490B9C">
          <w:rPr>
            <w:color w:val="000000" w:themeColor="text1"/>
            <w:sz w:val="24"/>
          </w:rPr>
          <w:delText>obtenida</w:delText>
        </w:r>
      </w:del>
      <w:ins w:id="467" w:author="JORGE AIRY MERCADO GUTIERREZ" w:date="2019-07-08T13:20:00Z">
        <w:r w:rsidR="0093701D" w:rsidRPr="00695D14">
          <w:rPr>
            <w:color w:val="000000" w:themeColor="text1"/>
            <w:sz w:val="24"/>
          </w:rPr>
          <w:t xml:space="preserve">, </w:t>
        </w:r>
      </w:ins>
      <w:del w:id="468" w:author="JORGE AIRY MERCADO GUTIERREZ" w:date="2019-07-08T13:20:00Z">
        <w:r w:rsidRPr="00695D14" w:rsidDel="0093701D">
          <w:rPr>
            <w:color w:val="000000" w:themeColor="text1"/>
            <w:sz w:val="24"/>
          </w:rPr>
          <w:delText>.</w:delText>
        </w:r>
      </w:del>
    </w:p>
    <w:p w14:paraId="789E57D8" w14:textId="77777777"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t>Implementar un esquema de control reportado en la literatura para la aplicación.</w:t>
      </w:r>
    </w:p>
    <w:p w14:paraId="6D9CDF85" w14:textId="0D17A826" w:rsidR="005660C5" w:rsidRPr="002D0121" w:rsidRDefault="005660C5" w:rsidP="001C45D3">
      <w:pPr>
        <w:pStyle w:val="Prrafodelista"/>
        <w:numPr>
          <w:ilvl w:val="0"/>
          <w:numId w:val="2"/>
        </w:numPr>
        <w:spacing w:line="360" w:lineRule="auto"/>
        <w:jc w:val="both"/>
        <w:rPr>
          <w:color w:val="000000" w:themeColor="text1"/>
          <w:sz w:val="24"/>
        </w:rPr>
      </w:pPr>
      <w:r w:rsidRPr="002D0121">
        <w:rPr>
          <w:color w:val="000000" w:themeColor="text1"/>
          <w:sz w:val="24"/>
        </w:rPr>
        <w:lastRenderedPageBreak/>
        <w:t xml:space="preserve">Diseñar una </w:t>
      </w:r>
      <w:ins w:id="469" w:author="JORGE AIRY MERCADO GUTIERREZ" w:date="2019-07-08T13:19:00Z">
        <w:r w:rsidR="00490B9C">
          <w:rPr>
            <w:color w:val="000000" w:themeColor="text1"/>
            <w:sz w:val="24"/>
          </w:rPr>
          <w:t>Interfaz Gráfica de Usuario (IGU)</w:t>
        </w:r>
      </w:ins>
      <w:del w:id="470" w:author="JORGE AIRY MERCADO GUTIERREZ" w:date="2019-07-08T13:19:00Z">
        <w:r w:rsidRPr="002D0121" w:rsidDel="00490B9C">
          <w:rPr>
            <w:color w:val="000000" w:themeColor="text1"/>
            <w:sz w:val="24"/>
          </w:rPr>
          <w:delText>IGU</w:delText>
        </w:r>
      </w:del>
      <w:r w:rsidRPr="002D0121">
        <w:rPr>
          <w:color w:val="000000" w:themeColor="text1"/>
          <w:sz w:val="24"/>
        </w:rPr>
        <w:t xml:space="preserve"> que permita configurar el prototipo de adquisición de biopotenciales y el dispositivo de estimulación eléctrica</w:t>
      </w:r>
      <w:r w:rsidR="00541D2B" w:rsidRPr="002D0121">
        <w:rPr>
          <w:color w:val="000000" w:themeColor="text1"/>
          <w:sz w:val="24"/>
        </w:rPr>
        <w:t xml:space="preserve"> en el contexto de la aplicación</w:t>
      </w:r>
      <w:ins w:id="471" w:author="JORGE AIRY MERCADO GUTIERREZ" w:date="2019-07-08T13:19:00Z">
        <w:r w:rsidR="0093701D">
          <w:rPr>
            <w:color w:val="000000" w:themeColor="text1"/>
            <w:sz w:val="24"/>
          </w:rPr>
          <w:t xml:space="preserve"> en lazo cerrad</w:t>
        </w:r>
      </w:ins>
      <w:ins w:id="472" w:author="JORGE AIRY MERCADO GUTIERREZ" w:date="2019-07-08T13:20:00Z">
        <w:r w:rsidR="0093701D">
          <w:rPr>
            <w:color w:val="000000" w:themeColor="text1"/>
            <w:sz w:val="24"/>
          </w:rPr>
          <w:t>o</w:t>
        </w:r>
      </w:ins>
      <w:r w:rsidR="00541D2B" w:rsidRPr="002D0121">
        <w:rPr>
          <w:color w:val="000000" w:themeColor="text1"/>
          <w:sz w:val="24"/>
        </w:rPr>
        <w:t>.</w:t>
      </w:r>
    </w:p>
    <w:p w14:paraId="17234305" w14:textId="77777777"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3637DA71" w14:textId="406FABEC"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8</w:t>
      </w:r>
      <w:r w:rsidR="00BC4F14" w:rsidRPr="00F3184D">
        <w:rPr>
          <w:b/>
          <w:bCs/>
          <w:color w:val="000000" w:themeColor="text1"/>
          <w:sz w:val="40"/>
          <w:szCs w:val="40"/>
        </w:rPr>
        <w:t xml:space="preserve">. </w:t>
      </w:r>
      <w:r w:rsidR="005660C5" w:rsidRPr="00F3184D">
        <w:rPr>
          <w:b/>
          <w:bCs/>
          <w:color w:val="000000" w:themeColor="text1"/>
          <w:sz w:val="40"/>
          <w:szCs w:val="40"/>
        </w:rPr>
        <w:t>Metodología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8</w:instrText>
      </w:r>
      <w:r w:rsidR="005B19FA" w:rsidRPr="00F3184D">
        <w:rPr>
          <w:b/>
          <w:bCs/>
          <w:color w:val="000000" w:themeColor="text1"/>
          <w:sz w:val="40"/>
          <w:szCs w:val="40"/>
        </w:rPr>
        <w:instrText>. Metodología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5CF1EB46" w14:textId="6AE21036" w:rsidR="00037E56" w:rsidRPr="00153986" w:rsidRDefault="00037E56" w:rsidP="00037E56">
      <w:pPr>
        <w:spacing w:line="360" w:lineRule="auto"/>
        <w:jc w:val="both"/>
        <w:rPr>
          <w:i/>
          <w:iCs/>
          <w:color w:val="000000" w:themeColor="text1"/>
          <w:sz w:val="28"/>
          <w:szCs w:val="28"/>
        </w:rPr>
      </w:pPr>
      <w:r w:rsidRPr="00153986">
        <w:rPr>
          <w:i/>
          <w:iCs/>
          <w:color w:val="000000" w:themeColor="text1"/>
          <w:sz w:val="28"/>
          <w:szCs w:val="28"/>
        </w:rPr>
        <w:t>8.1 Planteamiento del sistema</w:t>
      </w:r>
      <w:r w:rsidR="004C41CA" w:rsidRPr="00153986">
        <w:rPr>
          <w:i/>
          <w:iCs/>
          <w:color w:val="000000" w:themeColor="text1"/>
          <w:sz w:val="28"/>
          <w:szCs w:val="28"/>
        </w:rPr>
        <w:fldChar w:fldCharType="begin"/>
      </w:r>
      <w:r w:rsidR="004C41CA" w:rsidRPr="00153986">
        <w:rPr>
          <w:sz w:val="28"/>
          <w:szCs w:val="28"/>
        </w:rPr>
        <w:instrText xml:space="preserve"> XE "</w:instrText>
      </w:r>
      <w:r w:rsidR="004C41CA" w:rsidRPr="00153986">
        <w:rPr>
          <w:sz w:val="28"/>
          <w:szCs w:val="28"/>
          <w:lang w:val="es-ES"/>
        </w:rPr>
        <w:instrText>8. Metodología:</w:instrText>
      </w:r>
      <w:r w:rsidR="004C41CA" w:rsidRPr="00153986">
        <w:rPr>
          <w:sz w:val="28"/>
          <w:szCs w:val="28"/>
        </w:rPr>
        <w:instrText xml:space="preserve">8.1 Planteamiento del sistema" </w:instrText>
      </w:r>
      <w:r w:rsidR="004C41CA" w:rsidRPr="00153986">
        <w:rPr>
          <w:i/>
          <w:iCs/>
          <w:color w:val="000000" w:themeColor="text1"/>
          <w:sz w:val="28"/>
          <w:szCs w:val="28"/>
        </w:rPr>
        <w:fldChar w:fldCharType="end"/>
      </w:r>
    </w:p>
    <w:p w14:paraId="2AB0C712" w14:textId="6AC0C8F9" w:rsidR="00037E56" w:rsidRDefault="001303D6" w:rsidP="001303D6">
      <w:pPr>
        <w:spacing w:line="360" w:lineRule="auto"/>
        <w:jc w:val="both"/>
        <w:rPr>
          <w:i/>
          <w:iCs/>
          <w:color w:val="000000" w:themeColor="text1"/>
          <w:sz w:val="20"/>
          <w:szCs w:val="20"/>
        </w:rPr>
      </w:pPr>
      <w:r>
        <w:rPr>
          <w:color w:val="000000" w:themeColor="text1"/>
          <w:sz w:val="24"/>
        </w:rPr>
        <w:t xml:space="preserve">Para lograr cumplir lo planteado en este proyecto se propone el desarrollo del sistema mostrado en la figura </w:t>
      </w:r>
      <w:r w:rsidR="00557010">
        <w:rPr>
          <w:color w:val="000000" w:themeColor="text1"/>
          <w:sz w:val="24"/>
        </w:rPr>
        <w:t>3</w:t>
      </w:r>
      <w:r>
        <w:rPr>
          <w:color w:val="000000" w:themeColor="text1"/>
          <w:sz w:val="24"/>
        </w:rPr>
        <w:t>.</w:t>
      </w:r>
      <w:ins w:id="473" w:author="JORGE AIRY MERCADO GUTIERREZ" w:date="2019-07-08T13:34:00Z">
        <w:r w:rsidR="003A23E4">
          <w:rPr>
            <w:color w:val="000000" w:themeColor="text1"/>
            <w:sz w:val="24"/>
          </w:rPr>
          <w:t xml:space="preserve"> (Recuerdo que mencionamos un sensor de posición, pero si tienes alguna idea concreta de un sensor de fuerza, podemos especificarlo así).</w:t>
        </w:r>
      </w:ins>
    </w:p>
    <w:p w14:paraId="58B6AD50" w14:textId="2323AD01" w:rsidR="0029250A" w:rsidRPr="0029250A" w:rsidRDefault="00037E56" w:rsidP="00037E56">
      <w:pPr>
        <w:spacing w:line="360" w:lineRule="auto"/>
        <w:jc w:val="center"/>
        <w:rPr>
          <w:color w:val="000000" w:themeColor="text1"/>
          <w:sz w:val="24"/>
        </w:rPr>
      </w:pPr>
      <w:r>
        <w:rPr>
          <w:noProof/>
          <w:color w:val="000000" w:themeColor="text1"/>
          <w:sz w:val="24"/>
        </w:rPr>
        <mc:AlternateContent>
          <mc:Choice Requires="wpg">
            <w:drawing>
              <wp:inline distT="0" distB="0" distL="0" distR="0" wp14:anchorId="091D7C34" wp14:editId="4B329F0C">
                <wp:extent cx="3876675" cy="2370455"/>
                <wp:effectExtent l="0" t="0" r="9525" b="0"/>
                <wp:docPr id="8" name="Grupo 8"/>
                <wp:cNvGraphicFramePr/>
                <a:graphic xmlns:a="http://schemas.openxmlformats.org/drawingml/2006/main">
                  <a:graphicData uri="http://schemas.microsoft.com/office/word/2010/wordprocessingGroup">
                    <wpg:wgp>
                      <wpg:cNvGrpSpPr/>
                      <wpg:grpSpPr>
                        <a:xfrm>
                          <a:off x="0" y="0"/>
                          <a:ext cx="3876675" cy="2370455"/>
                          <a:chOff x="0" y="0"/>
                          <a:chExt cx="3876675" cy="2370455"/>
                        </a:xfrm>
                      </wpg:grpSpPr>
                      <pic:pic xmlns:pic="http://schemas.openxmlformats.org/drawingml/2006/picture">
                        <pic:nvPicPr>
                          <pic:cNvPr id="6" name="Imagen 6"/>
                          <pic:cNvPicPr>
                            <a:picLocks noChangeAspect="1"/>
                          </pic:cNvPicPr>
                        </pic:nvPicPr>
                        <pic:blipFill rotWithShape="1">
                          <a:blip r:embed="rId17" cstate="print">
                            <a:extLst>
                              <a:ext uri="{28A0092B-C50C-407E-A947-70E740481C1C}">
                                <a14:useLocalDpi xmlns:a14="http://schemas.microsoft.com/office/drawing/2010/main" val="0"/>
                              </a:ext>
                            </a:extLst>
                          </a:blip>
                          <a:srcRect l="21681" t="31253" r="12277" b="9281"/>
                          <a:stretch/>
                        </pic:blipFill>
                        <pic:spPr bwMode="auto">
                          <a:xfrm>
                            <a:off x="0" y="0"/>
                            <a:ext cx="3876675" cy="1875155"/>
                          </a:xfrm>
                          <a:prstGeom prst="rect">
                            <a:avLst/>
                          </a:prstGeom>
                          <a:ln>
                            <a:noFill/>
                          </a:ln>
                          <a:extLst>
                            <a:ext uri="{53640926-AAD7-44D8-BBD7-CCE9431645EC}">
                              <a14:shadowObscured xmlns:a14="http://schemas.microsoft.com/office/drawing/2010/main"/>
                            </a:ext>
                          </a:extLst>
                        </pic:spPr>
                      </pic:pic>
                      <wps:wsp>
                        <wps:cNvPr id="7" name="Cuadro de texto 7"/>
                        <wps:cNvSpPr txBox="1"/>
                        <wps:spPr>
                          <a:xfrm>
                            <a:off x="0" y="1933575"/>
                            <a:ext cx="3876675" cy="436880"/>
                          </a:xfrm>
                          <a:prstGeom prst="rect">
                            <a:avLst/>
                          </a:prstGeom>
                          <a:solidFill>
                            <a:prstClr val="white"/>
                          </a:solidFill>
                          <a:ln>
                            <a:noFill/>
                          </a:ln>
                        </wps:spPr>
                        <wps:txbx>
                          <w:txbxContent>
                            <w:p w14:paraId="44BF3ED4" w14:textId="602AD27A" w:rsidR="004608E8" w:rsidRPr="001303D6" w:rsidRDefault="004608E8" w:rsidP="00037E56">
                              <w:pPr>
                                <w:pStyle w:val="Descripcin"/>
                                <w:jc w:val="center"/>
                                <w:rPr>
                                  <w:noProof/>
                                  <w:color w:val="000000" w:themeColor="text1"/>
                                  <w:sz w:val="20"/>
                                  <w:szCs w:val="20"/>
                                </w:rPr>
                              </w:pPr>
                              <w:r w:rsidRPr="001303D6">
                                <w:rPr>
                                  <w:color w:val="000000" w:themeColor="text1"/>
                                  <w:sz w:val="20"/>
                                  <w:szCs w:val="20"/>
                                </w:rPr>
                                <w:t xml:space="preserve">Figura </w:t>
                              </w:r>
                              <w:r w:rsidRPr="001303D6">
                                <w:rPr>
                                  <w:color w:val="000000" w:themeColor="text1"/>
                                  <w:sz w:val="20"/>
                                  <w:szCs w:val="20"/>
                                </w:rPr>
                                <w:fldChar w:fldCharType="begin"/>
                              </w:r>
                              <w:r w:rsidRPr="001303D6">
                                <w:rPr>
                                  <w:color w:val="000000" w:themeColor="text1"/>
                                  <w:sz w:val="20"/>
                                  <w:szCs w:val="20"/>
                                </w:rPr>
                                <w:instrText xml:space="preserve"> SEQ Figura \* ARABIC </w:instrText>
                              </w:r>
                              <w:r w:rsidRPr="001303D6">
                                <w:rPr>
                                  <w:color w:val="000000" w:themeColor="text1"/>
                                  <w:sz w:val="20"/>
                                  <w:szCs w:val="20"/>
                                </w:rPr>
                                <w:fldChar w:fldCharType="separate"/>
                              </w:r>
                              <w:r>
                                <w:rPr>
                                  <w:noProof/>
                                  <w:color w:val="000000" w:themeColor="text1"/>
                                  <w:sz w:val="20"/>
                                  <w:szCs w:val="20"/>
                                </w:rPr>
                                <w:t>3</w:t>
                              </w:r>
                              <w:r w:rsidRPr="001303D6">
                                <w:rPr>
                                  <w:color w:val="000000" w:themeColor="text1"/>
                                  <w:sz w:val="20"/>
                                  <w:szCs w:val="20"/>
                                </w:rPr>
                                <w:fldChar w:fldCharType="end"/>
                              </w:r>
                              <w:r w:rsidRPr="001303D6">
                                <w:rPr>
                                  <w:color w:val="000000" w:themeColor="text1"/>
                                  <w:sz w:val="20"/>
                                  <w:szCs w:val="20"/>
                                </w:rPr>
                                <w:t>. Sistema propuesto para el proyecto. Líneas continuas representan entes físicos y líneas discontinuas representan entes de software</w:t>
                              </w:r>
                              <w:r>
                                <w:rPr>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91D7C34" id="Grupo 8" o:spid="_x0000_s1033" style="width:305.25pt;height:186.65pt;mso-position-horizontal-relative:char;mso-position-vertical-relative:line" coordsize="38766,2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&#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">
                <v:shape id="Imagen 6" o:spid="_x0000_s1034" type="#_x0000_t75" style="position:absolute;width:38766;height:18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">
                  <v:imagedata r:id="rId18" o:title="" croptop="20482f" cropbottom="6082f" cropleft="14209f" cropright="8046f"/>
                </v:shape>
                <v:shape id="Cuadro de texto 7" o:spid="_x0000_s1035" type="#_x0000_t202" style="position:absolute;top:19335;width:38766;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4BF3ED4" w14:textId="602AD27A" w:rsidR="004608E8" w:rsidRPr="001303D6" w:rsidRDefault="004608E8" w:rsidP="00037E56">
                        <w:pPr>
                          <w:pStyle w:val="Descripcin"/>
                          <w:jc w:val="center"/>
                          <w:rPr>
                            <w:noProof/>
                            <w:color w:val="000000" w:themeColor="text1"/>
                            <w:sz w:val="20"/>
                            <w:szCs w:val="20"/>
                          </w:rPr>
                        </w:pPr>
                        <w:r w:rsidRPr="001303D6">
                          <w:rPr>
                            <w:color w:val="000000" w:themeColor="text1"/>
                            <w:sz w:val="20"/>
                            <w:szCs w:val="20"/>
                          </w:rPr>
                          <w:t xml:space="preserve">Figura </w:t>
                        </w:r>
                        <w:r w:rsidRPr="001303D6">
                          <w:rPr>
                            <w:color w:val="000000" w:themeColor="text1"/>
                            <w:sz w:val="20"/>
                            <w:szCs w:val="20"/>
                          </w:rPr>
                          <w:fldChar w:fldCharType="begin"/>
                        </w:r>
                        <w:r w:rsidRPr="001303D6">
                          <w:rPr>
                            <w:color w:val="000000" w:themeColor="text1"/>
                            <w:sz w:val="20"/>
                            <w:szCs w:val="20"/>
                          </w:rPr>
                          <w:instrText xml:space="preserve"> SEQ Figura \* ARABIC </w:instrText>
                        </w:r>
                        <w:r w:rsidRPr="001303D6">
                          <w:rPr>
                            <w:color w:val="000000" w:themeColor="text1"/>
                            <w:sz w:val="20"/>
                            <w:szCs w:val="20"/>
                          </w:rPr>
                          <w:fldChar w:fldCharType="separate"/>
                        </w:r>
                        <w:r>
                          <w:rPr>
                            <w:noProof/>
                            <w:color w:val="000000" w:themeColor="text1"/>
                            <w:sz w:val="20"/>
                            <w:szCs w:val="20"/>
                          </w:rPr>
                          <w:t>3</w:t>
                        </w:r>
                        <w:r w:rsidRPr="001303D6">
                          <w:rPr>
                            <w:color w:val="000000" w:themeColor="text1"/>
                            <w:sz w:val="20"/>
                            <w:szCs w:val="20"/>
                          </w:rPr>
                          <w:fldChar w:fldCharType="end"/>
                        </w:r>
                        <w:r w:rsidRPr="001303D6">
                          <w:rPr>
                            <w:color w:val="000000" w:themeColor="text1"/>
                            <w:sz w:val="20"/>
                            <w:szCs w:val="20"/>
                          </w:rPr>
                          <w:t>. Sistema propuesto para el proyecto. Líneas continuas representan entes físicos y líneas discontinuas representan entes de software</w:t>
                        </w:r>
                        <w:r>
                          <w:rPr>
                            <w:color w:val="000000" w:themeColor="text1"/>
                            <w:sz w:val="20"/>
                            <w:szCs w:val="20"/>
                          </w:rPr>
                          <w:t>.</w:t>
                        </w:r>
                      </w:p>
                    </w:txbxContent>
                  </v:textbox>
                </v:shape>
                <w10:anchorlock/>
              </v:group>
            </w:pict>
          </mc:Fallback>
        </mc:AlternateContent>
      </w:r>
    </w:p>
    <w:p w14:paraId="7942A99B" w14:textId="1D5764A0" w:rsidR="0059273C" w:rsidRDefault="001303D6" w:rsidP="0059273C">
      <w:pPr>
        <w:spacing w:line="360" w:lineRule="auto"/>
        <w:jc w:val="both"/>
        <w:rPr>
          <w:color w:val="000000" w:themeColor="text1"/>
          <w:sz w:val="24"/>
        </w:rPr>
      </w:pPr>
      <w:r>
        <w:rPr>
          <w:color w:val="000000" w:themeColor="text1"/>
          <w:sz w:val="24"/>
        </w:rPr>
        <w:t xml:space="preserve">Este sistema será implementado para realizar un entrenamiento en espejo en sujetos que presenten </w:t>
      </w:r>
      <w:r w:rsidR="008B766C">
        <w:rPr>
          <w:color w:val="000000" w:themeColor="text1"/>
          <w:sz w:val="24"/>
        </w:rPr>
        <w:t>hemiparesia</w:t>
      </w:r>
      <w:r>
        <w:rPr>
          <w:color w:val="000000" w:themeColor="text1"/>
          <w:sz w:val="24"/>
        </w:rPr>
        <w:t xml:space="preserve"> </w:t>
      </w:r>
      <w:del w:id="474" w:author="JORGE AIRY MERCADO GUTIERREZ" w:date="2019-07-08T13:35:00Z">
        <w:r w:rsidDel="003A23E4">
          <w:rPr>
            <w:color w:val="000000" w:themeColor="text1"/>
            <w:sz w:val="24"/>
          </w:rPr>
          <w:delText>en manos</w:delText>
        </w:r>
      </w:del>
      <w:ins w:id="475" w:author="JORGE AIRY MERCADO GUTIERREZ" w:date="2019-07-08T13:35:00Z">
        <w:r w:rsidR="003A23E4">
          <w:rPr>
            <w:color w:val="000000" w:themeColor="text1"/>
            <w:sz w:val="24"/>
          </w:rPr>
          <w:t xml:space="preserve"> (hemiparesia es de miembro superior e inferior siempre)</w:t>
        </w:r>
      </w:ins>
      <w:r>
        <w:rPr>
          <w:color w:val="000000" w:themeColor="text1"/>
          <w:sz w:val="24"/>
        </w:rPr>
        <w:t xml:space="preserve">. El funcionamiento esperado del sistema será el siguiente: a través de los electrodos de registro se obtendrán dos canales de </w:t>
      </w:r>
      <w:proofErr w:type="spellStart"/>
      <w:ins w:id="476" w:author="JORGE AIRY MERCADO GUTIERREZ" w:date="2019-07-08T13:37:00Z">
        <w:r w:rsidR="008D2416">
          <w:rPr>
            <w:color w:val="000000" w:themeColor="text1"/>
            <w:sz w:val="24"/>
          </w:rPr>
          <w:t>s</w:t>
        </w:r>
      </w:ins>
      <w:r>
        <w:rPr>
          <w:color w:val="000000" w:themeColor="text1"/>
          <w:sz w:val="24"/>
        </w:rPr>
        <w:t>EMG</w:t>
      </w:r>
      <w:proofErr w:type="spellEnd"/>
      <w:r w:rsidR="008B766C">
        <w:rPr>
          <w:color w:val="000000" w:themeColor="text1"/>
          <w:sz w:val="24"/>
        </w:rPr>
        <w:t xml:space="preserve"> del miembro sano del sujeto</w:t>
      </w:r>
      <w:r>
        <w:rPr>
          <w:color w:val="000000" w:themeColor="text1"/>
          <w:sz w:val="24"/>
        </w:rPr>
        <w:t xml:space="preserve">, cada canal representará un movimiento (abrir mano </w:t>
      </w:r>
      <w:r w:rsidR="008B766C">
        <w:rPr>
          <w:color w:val="000000" w:themeColor="text1"/>
          <w:sz w:val="24"/>
        </w:rPr>
        <w:t>y cerrar mano), dichos canales de EMG serán procesados para obtener dos parámetros, uno será el responsable de modular la intensidad de la corriente eléctrica que se aplicará al miembro con parálisis, y otro será un selector del canal de estimulación que estará activo (un canal para apertura de mano y otro canal para cierre)</w:t>
      </w:r>
      <w:ins w:id="477" w:author="JORGE AIRY MERCADO GUTIERREZ" w:date="2019-07-08T13:38:00Z">
        <w:r w:rsidR="008D2416">
          <w:rPr>
            <w:color w:val="000000" w:themeColor="text1"/>
            <w:sz w:val="24"/>
          </w:rPr>
          <w:t>.</w:t>
        </w:r>
      </w:ins>
      <w:del w:id="478" w:author="JORGE AIRY MERCADO GUTIERREZ" w:date="2019-07-08T13:38:00Z">
        <w:r w:rsidR="008B766C" w:rsidDel="008D2416">
          <w:rPr>
            <w:color w:val="000000" w:themeColor="text1"/>
            <w:sz w:val="24"/>
          </w:rPr>
          <w:delText>,</w:delText>
        </w:r>
      </w:del>
      <w:r w:rsidR="008B766C">
        <w:rPr>
          <w:color w:val="000000" w:themeColor="text1"/>
          <w:sz w:val="24"/>
        </w:rPr>
        <w:t xml:space="preserve"> </w:t>
      </w:r>
      <w:del w:id="479" w:author="JORGE AIRY MERCADO GUTIERREZ" w:date="2019-07-08T13:38:00Z">
        <w:r w:rsidR="008B766C" w:rsidDel="008D2416">
          <w:rPr>
            <w:color w:val="000000" w:themeColor="text1"/>
            <w:sz w:val="24"/>
          </w:rPr>
          <w:delText>a</w:delText>
        </w:r>
      </w:del>
      <w:ins w:id="480" w:author="JORGE AIRY MERCADO GUTIERREZ" w:date="2019-07-08T13:38:00Z">
        <w:r w:rsidR="008D2416">
          <w:rPr>
            <w:color w:val="000000" w:themeColor="text1"/>
            <w:sz w:val="24"/>
          </w:rPr>
          <w:t>A</w:t>
        </w:r>
      </w:ins>
      <w:r w:rsidR="008B766C">
        <w:rPr>
          <w:color w:val="000000" w:themeColor="text1"/>
          <w:sz w:val="24"/>
        </w:rPr>
        <w:t>coplado a un objeto cilíndrico, que se le pedirá al sujeto intente alzar, estará un sensor de fuerza</w:t>
      </w:r>
      <w:ins w:id="481" w:author="JORGE AIRY MERCADO GUTIERREZ" w:date="2019-07-08T13:38:00Z">
        <w:r w:rsidR="008D2416">
          <w:rPr>
            <w:color w:val="000000" w:themeColor="text1"/>
            <w:sz w:val="24"/>
          </w:rPr>
          <w:t xml:space="preserve"> (posición, presión</w:t>
        </w:r>
      </w:ins>
      <w:ins w:id="482" w:author="JORGE AIRY MERCADO GUTIERREZ" w:date="2019-07-08T13:39:00Z">
        <w:r w:rsidR="008D2416">
          <w:rPr>
            <w:color w:val="000000" w:themeColor="text1"/>
            <w:sz w:val="24"/>
          </w:rPr>
          <w:t>, contacto?)</w:t>
        </w:r>
      </w:ins>
      <w:r w:rsidR="008B766C">
        <w:rPr>
          <w:color w:val="000000" w:themeColor="text1"/>
          <w:sz w:val="24"/>
        </w:rPr>
        <w:t>, dicho sensor se encargará</w:t>
      </w:r>
      <w:r w:rsidR="0057285E">
        <w:rPr>
          <w:color w:val="000000" w:themeColor="text1"/>
          <w:sz w:val="24"/>
        </w:rPr>
        <w:t xml:space="preserve"> de mandar una señal de retroalimentación al esquema de control que servirá como indicador de si ya se ha logrado sujetar el objeto, una vez logrado esto la estimulación se quedará fija por 5 segundos para permitirle al sujeto levantar </w:t>
      </w:r>
      <w:ins w:id="483" w:author="JORGE AIRY MERCADO GUTIERREZ" w:date="2019-07-08T13:40:00Z">
        <w:r w:rsidR="008D2416">
          <w:rPr>
            <w:color w:val="000000" w:themeColor="text1"/>
            <w:sz w:val="24"/>
          </w:rPr>
          <w:t xml:space="preserve">y manipular </w:t>
        </w:r>
      </w:ins>
      <w:r w:rsidR="0057285E">
        <w:rPr>
          <w:color w:val="000000" w:themeColor="text1"/>
          <w:sz w:val="24"/>
        </w:rPr>
        <w:t xml:space="preserve">el objeto, y pasado dicho tiempo se </w:t>
      </w:r>
      <w:r w:rsidR="0057285E">
        <w:rPr>
          <w:color w:val="000000" w:themeColor="text1"/>
          <w:sz w:val="24"/>
        </w:rPr>
        <w:lastRenderedPageBreak/>
        <w:t>continuará con la modulación de la intensidad de la corriente eléctrica</w:t>
      </w:r>
      <w:ins w:id="484" w:author="JORGE AIRY MERCADO GUTIERREZ" w:date="2019-07-08T13:39:00Z">
        <w:r w:rsidR="008D2416">
          <w:rPr>
            <w:color w:val="000000" w:themeColor="text1"/>
            <w:sz w:val="24"/>
          </w:rPr>
          <w:t xml:space="preserve"> (como sería la modulación? Enfoque ON/OFF o proporcional</w:t>
        </w:r>
      </w:ins>
      <w:ins w:id="485" w:author="JORGE AIRY MERCADO GUTIERREZ" w:date="2019-07-08T13:40:00Z">
        <w:r w:rsidR="008D2416">
          <w:rPr>
            <w:color w:val="000000" w:themeColor="text1"/>
            <w:sz w:val="24"/>
          </w:rPr>
          <w:t xml:space="preserve">?, </w:t>
        </w:r>
        <w:proofErr w:type="gramStart"/>
        <w:r w:rsidR="008D2416">
          <w:rPr>
            <w:color w:val="000000" w:themeColor="text1"/>
            <w:sz w:val="24"/>
          </w:rPr>
          <w:t xml:space="preserve">Antes de que se </w:t>
        </w:r>
      </w:ins>
      <w:ins w:id="486" w:author="JORGE AIRY MERCADO GUTIERREZ" w:date="2019-07-08T13:41:00Z">
        <w:r w:rsidR="008D2416">
          <w:rPr>
            <w:color w:val="000000" w:themeColor="text1"/>
            <w:sz w:val="24"/>
          </w:rPr>
          <w:t xml:space="preserve">mantenga por 5 </w:t>
        </w:r>
        <w:proofErr w:type="spellStart"/>
        <w:r w:rsidR="008D2416">
          <w:rPr>
            <w:color w:val="000000" w:themeColor="text1"/>
            <w:sz w:val="24"/>
          </w:rPr>
          <w:t>segs</w:t>
        </w:r>
        <w:proofErr w:type="spellEnd"/>
        <w:r w:rsidR="008D2416">
          <w:rPr>
            <w:color w:val="000000" w:themeColor="text1"/>
            <w:sz w:val="24"/>
          </w:rPr>
          <w:t xml:space="preserve"> la estimulación cual sería el enfoque?</w:t>
        </w:r>
      </w:ins>
      <w:proofErr w:type="gramEnd"/>
      <w:ins w:id="487" w:author="JORGE AIRY MERCADO GUTIERREZ" w:date="2019-07-08T13:39:00Z">
        <w:r w:rsidR="008D2416">
          <w:rPr>
            <w:color w:val="000000" w:themeColor="text1"/>
            <w:sz w:val="24"/>
          </w:rPr>
          <w:t>)</w:t>
        </w:r>
      </w:ins>
      <w:r w:rsidR="0057285E">
        <w:rPr>
          <w:color w:val="000000" w:themeColor="text1"/>
          <w:sz w:val="24"/>
        </w:rPr>
        <w:t>.</w:t>
      </w:r>
    </w:p>
    <w:p w14:paraId="6296280E" w14:textId="0F7FD3AC" w:rsidR="0057285E" w:rsidRDefault="0057285E" w:rsidP="0059273C">
      <w:pPr>
        <w:spacing w:line="360" w:lineRule="auto"/>
        <w:jc w:val="both"/>
        <w:rPr>
          <w:color w:val="000000" w:themeColor="text1"/>
          <w:sz w:val="24"/>
        </w:rPr>
      </w:pPr>
      <w:r>
        <w:rPr>
          <w:color w:val="000000" w:themeColor="text1"/>
          <w:sz w:val="24"/>
        </w:rPr>
        <w:t>Para lograr el desarrollo se plantean las siguientes tareas a realizar</w:t>
      </w:r>
    </w:p>
    <w:p w14:paraId="35E83365" w14:textId="5B982E45" w:rsidR="0057285E" w:rsidRPr="00037E56" w:rsidRDefault="00037E56" w:rsidP="0059273C">
      <w:pPr>
        <w:spacing w:line="360" w:lineRule="auto"/>
        <w:jc w:val="both"/>
        <w:rPr>
          <w:i/>
          <w:iCs/>
          <w:color w:val="000000" w:themeColor="text1"/>
          <w:sz w:val="28"/>
          <w:szCs w:val="24"/>
        </w:rPr>
      </w:pPr>
      <w:r w:rsidRPr="00037E56">
        <w:rPr>
          <w:i/>
          <w:iCs/>
          <w:color w:val="000000" w:themeColor="text1"/>
          <w:sz w:val="28"/>
          <w:szCs w:val="24"/>
        </w:rPr>
        <w:t>8.</w:t>
      </w:r>
      <w:r>
        <w:rPr>
          <w:i/>
          <w:iCs/>
          <w:color w:val="000000" w:themeColor="text1"/>
          <w:sz w:val="28"/>
          <w:szCs w:val="24"/>
        </w:rPr>
        <w:t>2</w:t>
      </w:r>
      <w:r w:rsidRPr="00037E56">
        <w:rPr>
          <w:i/>
          <w:iCs/>
          <w:color w:val="000000" w:themeColor="text1"/>
          <w:sz w:val="28"/>
          <w:szCs w:val="24"/>
        </w:rPr>
        <w:t xml:space="preserve"> Diseño de protocolo de comunicación para prototipo de adquisición</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2</w:instrText>
      </w:r>
      <w:r w:rsidR="00153986" w:rsidRPr="00037E56">
        <w:rPr>
          <w:i/>
          <w:iCs/>
          <w:color w:val="000000" w:themeColor="text1"/>
          <w:sz w:val="28"/>
          <w:szCs w:val="24"/>
        </w:rPr>
        <w:instrText xml:space="preserve"> Diseño de protocolo de comunicación para prototipo de adquisición</w:instrText>
      </w:r>
      <w:r w:rsidR="00153986" w:rsidRPr="00153986">
        <w:rPr>
          <w:sz w:val="28"/>
          <w:szCs w:val="28"/>
        </w:rPr>
        <w:instrText xml:space="preserve"> " </w:instrText>
      </w:r>
      <w:r w:rsidR="00153986" w:rsidRPr="00153986">
        <w:rPr>
          <w:i/>
          <w:iCs/>
          <w:color w:val="000000" w:themeColor="text1"/>
          <w:sz w:val="28"/>
          <w:szCs w:val="28"/>
        </w:rPr>
        <w:fldChar w:fldCharType="end"/>
      </w:r>
    </w:p>
    <w:p w14:paraId="64186745" w14:textId="01B80B3C" w:rsidR="00037E56" w:rsidRDefault="00037E56" w:rsidP="0059273C">
      <w:pPr>
        <w:spacing w:line="360" w:lineRule="auto"/>
        <w:jc w:val="both"/>
        <w:rPr>
          <w:color w:val="000000" w:themeColor="text1"/>
          <w:sz w:val="24"/>
        </w:rPr>
      </w:pPr>
      <w:r>
        <w:rPr>
          <w:color w:val="000000" w:themeColor="text1"/>
          <w:sz w:val="24"/>
        </w:rPr>
        <w:t xml:space="preserve">Se tendrá que diseñar un protocolo de comunicación que permita configurar los distintos parámetros del prototipo (canales activos </w:t>
      </w:r>
      <w:del w:id="488" w:author="JORGE AIRY MERCADO GUTIERREZ" w:date="2019-07-08T14:01:00Z">
        <w:r w:rsidDel="00AB3658">
          <w:rPr>
            <w:color w:val="000000" w:themeColor="text1"/>
            <w:sz w:val="24"/>
          </w:rPr>
          <w:delText xml:space="preserve">y </w:delText>
        </w:r>
      </w:del>
      <w:r>
        <w:rPr>
          <w:color w:val="000000" w:themeColor="text1"/>
          <w:sz w:val="24"/>
        </w:rPr>
        <w:t>ganancia</w:t>
      </w:r>
      <w:ins w:id="489" w:author="JORGE AIRY MERCADO GUTIERREZ" w:date="2019-07-08T14:01:00Z">
        <w:r w:rsidR="00AB3658">
          <w:rPr>
            <w:color w:val="000000" w:themeColor="text1"/>
            <w:sz w:val="24"/>
          </w:rPr>
          <w:t xml:space="preserve">, </w:t>
        </w:r>
        <w:r w:rsidR="00C32912">
          <w:rPr>
            <w:color w:val="000000" w:themeColor="text1"/>
            <w:sz w:val="24"/>
          </w:rPr>
          <w:t xml:space="preserve">modo de </w:t>
        </w:r>
        <w:r w:rsidR="00D87D90">
          <w:rPr>
            <w:color w:val="000000" w:themeColor="text1"/>
            <w:sz w:val="24"/>
          </w:rPr>
          <w:t>registro</w:t>
        </w:r>
        <w:r w:rsidR="00C32912">
          <w:rPr>
            <w:color w:val="000000" w:themeColor="text1"/>
            <w:sz w:val="24"/>
          </w:rPr>
          <w:t xml:space="preserve">, </w:t>
        </w:r>
        <w:r w:rsidR="00AB3658">
          <w:rPr>
            <w:color w:val="000000" w:themeColor="text1"/>
            <w:sz w:val="24"/>
          </w:rPr>
          <w:t>etc.</w:t>
        </w:r>
      </w:ins>
      <w:r>
        <w:rPr>
          <w:color w:val="000000" w:themeColor="text1"/>
          <w:sz w:val="24"/>
        </w:rPr>
        <w:t>), los cuales se configurarán en una etapa de calibración donde se obtendrán registros de</w:t>
      </w:r>
      <w:del w:id="490" w:author="JORGE AIRY MERCADO GUTIERREZ" w:date="2019-07-08T14:01:00Z">
        <w:r w:rsidDel="00D87D90">
          <w:rPr>
            <w:color w:val="000000" w:themeColor="text1"/>
            <w:sz w:val="24"/>
          </w:rPr>
          <w:delText>l</w:delText>
        </w:r>
      </w:del>
      <w:r>
        <w:rPr>
          <w:color w:val="000000" w:themeColor="text1"/>
          <w:sz w:val="24"/>
        </w:rPr>
        <w:t xml:space="preserve"> </w:t>
      </w:r>
      <w:proofErr w:type="spellStart"/>
      <w:ins w:id="491" w:author="JORGE AIRY MERCADO GUTIERREZ" w:date="2019-07-08T14:01:00Z">
        <w:r w:rsidR="00D87D90">
          <w:rPr>
            <w:color w:val="000000" w:themeColor="text1"/>
            <w:sz w:val="24"/>
          </w:rPr>
          <w:t>s</w:t>
        </w:r>
      </w:ins>
      <w:r>
        <w:rPr>
          <w:color w:val="000000" w:themeColor="text1"/>
          <w:sz w:val="24"/>
        </w:rPr>
        <w:t>EMG</w:t>
      </w:r>
      <w:proofErr w:type="spellEnd"/>
      <w:r>
        <w:rPr>
          <w:color w:val="000000" w:themeColor="text1"/>
          <w:sz w:val="24"/>
        </w:rPr>
        <w:t xml:space="preserve"> basal</w:t>
      </w:r>
      <w:ins w:id="492" w:author="JORGE AIRY MERCADO GUTIERREZ" w:date="2019-07-08T14:01:00Z">
        <w:r w:rsidR="00D87D90">
          <w:rPr>
            <w:color w:val="000000" w:themeColor="text1"/>
            <w:sz w:val="24"/>
          </w:rPr>
          <w:t xml:space="preserve"> y durante movimientos</w:t>
        </w:r>
      </w:ins>
      <w:r>
        <w:rPr>
          <w:color w:val="000000" w:themeColor="text1"/>
          <w:sz w:val="24"/>
        </w:rPr>
        <w:t>.</w:t>
      </w:r>
    </w:p>
    <w:p w14:paraId="52A47EF8" w14:textId="228F2375" w:rsidR="00037E56" w:rsidRDefault="00037E56" w:rsidP="00AB3658">
      <w:pPr>
        <w:spacing w:line="360" w:lineRule="auto"/>
        <w:jc w:val="both"/>
        <w:rPr>
          <w:color w:val="000000" w:themeColor="text1"/>
          <w:sz w:val="24"/>
        </w:rPr>
      </w:pPr>
      <w:r>
        <w:rPr>
          <w:color w:val="000000" w:themeColor="text1"/>
          <w:sz w:val="24"/>
        </w:rPr>
        <w:t>Se diseñarán varias alternativas de protocolos de comunicación y estas se evaluarán en cuanto a su tiempo de respuesta, el protocolo que arroje el tiempo de respuesta menor será el que se implementará en el sistema final.</w:t>
      </w:r>
    </w:p>
    <w:p w14:paraId="1087D175" w14:textId="4ABF4FB7" w:rsidR="00037E56" w:rsidRPr="00FE3FC1" w:rsidRDefault="00037E56" w:rsidP="0059273C">
      <w:pPr>
        <w:spacing w:line="360" w:lineRule="auto"/>
        <w:jc w:val="both"/>
        <w:rPr>
          <w:i/>
          <w:iCs/>
          <w:color w:val="000000" w:themeColor="text1"/>
          <w:sz w:val="28"/>
          <w:szCs w:val="24"/>
        </w:rPr>
      </w:pPr>
      <w:r w:rsidRPr="00FE3FC1">
        <w:rPr>
          <w:i/>
          <w:iCs/>
          <w:color w:val="000000" w:themeColor="text1"/>
          <w:sz w:val="28"/>
          <w:szCs w:val="24"/>
        </w:rPr>
        <w:t xml:space="preserve">8.3 </w:t>
      </w:r>
      <w:r w:rsidR="00FE3FC1" w:rsidRPr="00FE3FC1">
        <w:rPr>
          <w:i/>
          <w:iCs/>
          <w:color w:val="000000" w:themeColor="text1"/>
          <w:sz w:val="28"/>
          <w:szCs w:val="24"/>
        </w:rPr>
        <w:t>Procesamiento de EMG</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3 Procesamiento de EMG</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21F0A555" w14:textId="6C40D014" w:rsidR="00FE3FC1" w:rsidRDefault="00FE3FC1" w:rsidP="0059273C">
      <w:pPr>
        <w:spacing w:line="360" w:lineRule="auto"/>
        <w:jc w:val="both"/>
        <w:rPr>
          <w:color w:val="000000" w:themeColor="text1"/>
          <w:sz w:val="24"/>
        </w:rPr>
      </w:pPr>
      <w:r>
        <w:rPr>
          <w:color w:val="000000" w:themeColor="text1"/>
          <w:sz w:val="24"/>
        </w:rPr>
        <w:t xml:space="preserve">Se diseñará una función dentro de MATLAB, que posteriormente será importada a </w:t>
      </w:r>
      <w:proofErr w:type="spellStart"/>
      <w:r>
        <w:rPr>
          <w:color w:val="000000" w:themeColor="text1"/>
          <w:sz w:val="24"/>
        </w:rPr>
        <w:t>Simulink</w:t>
      </w:r>
      <w:proofErr w:type="spellEnd"/>
      <w:r>
        <w:rPr>
          <w:color w:val="000000" w:themeColor="text1"/>
          <w:sz w:val="24"/>
        </w:rPr>
        <w:t xml:space="preserve">, para a partir de los dos canales de EMG obtener los parámetros de interés </w:t>
      </w:r>
      <w:ins w:id="493" w:author="JORGE AIRY MERCADO GUTIERREZ" w:date="2019-07-08T14:03:00Z">
        <w:r w:rsidR="00263036">
          <w:rPr>
            <w:color w:val="000000" w:themeColor="text1"/>
            <w:sz w:val="24"/>
          </w:rPr>
          <w:t xml:space="preserve">(Al decir parámetros de interés, pensaría más en rasgos de la señal </w:t>
        </w:r>
        <w:proofErr w:type="spellStart"/>
        <w:r w:rsidR="00263036">
          <w:rPr>
            <w:color w:val="000000" w:themeColor="text1"/>
            <w:sz w:val="24"/>
          </w:rPr>
          <w:t>sEMG</w:t>
        </w:r>
      </w:ins>
      <w:proofErr w:type="spellEnd"/>
      <w:ins w:id="494" w:author="JORGE AIRY MERCADO GUTIERREZ" w:date="2019-07-08T14:04:00Z">
        <w:r w:rsidR="00263036">
          <w:rPr>
            <w:color w:val="000000" w:themeColor="text1"/>
            <w:sz w:val="24"/>
          </w:rPr>
          <w:t xml:space="preserve">, características que vas a cuantificar. ¿O te refieres ya aquí a los parámetros de </w:t>
        </w:r>
        <w:proofErr w:type="gramStart"/>
        <w:r w:rsidR="00263036">
          <w:rPr>
            <w:color w:val="000000" w:themeColor="text1"/>
            <w:sz w:val="24"/>
          </w:rPr>
          <w:t>estimulación?</w:t>
        </w:r>
      </w:ins>
      <w:r>
        <w:rPr>
          <w:color w:val="000000" w:themeColor="text1"/>
          <w:sz w:val="24"/>
        </w:rPr>
        <w:t>(</w:t>
      </w:r>
      <w:proofErr w:type="gramEnd"/>
      <w:r>
        <w:rPr>
          <w:color w:val="000000" w:themeColor="text1"/>
          <w:sz w:val="24"/>
        </w:rPr>
        <w:t>intensidad de corriente y canal de estimulación activo</w:t>
      </w:r>
      <w:ins w:id="495" w:author="JORGE AIRY MERCADO GUTIERREZ" w:date="2019-07-08T14:02:00Z">
        <w:r w:rsidR="00263036">
          <w:rPr>
            <w:color w:val="000000" w:themeColor="text1"/>
            <w:sz w:val="24"/>
          </w:rPr>
          <w:t xml:space="preserve"> (Es decir, aquí mismo harás el proc</w:t>
        </w:r>
      </w:ins>
      <w:ins w:id="496" w:author="JORGE AIRY MERCADO GUTIERREZ" w:date="2019-07-08T14:03:00Z">
        <w:r w:rsidR="00263036">
          <w:rPr>
            <w:color w:val="000000" w:themeColor="text1"/>
            <w:sz w:val="24"/>
          </w:rPr>
          <w:t>esamiento, clasificación (determinar cuál canal está activo o que movimiento) y mapeo a intensidad de estimulación??</w:t>
        </w:r>
      </w:ins>
      <w:r>
        <w:rPr>
          <w:color w:val="000000" w:themeColor="text1"/>
          <w:sz w:val="24"/>
        </w:rPr>
        <w:t xml:space="preserve">). Dicha función se pondrá a prueba con señales de </w:t>
      </w:r>
      <w:proofErr w:type="spellStart"/>
      <w:ins w:id="497" w:author="JORGE AIRY MERCADO GUTIERREZ" w:date="2019-07-08T14:02:00Z">
        <w:r w:rsidR="00263036">
          <w:rPr>
            <w:color w:val="000000" w:themeColor="text1"/>
            <w:sz w:val="24"/>
          </w:rPr>
          <w:t>s</w:t>
        </w:r>
      </w:ins>
      <w:r>
        <w:rPr>
          <w:color w:val="000000" w:themeColor="text1"/>
          <w:sz w:val="24"/>
        </w:rPr>
        <w:t>EMG</w:t>
      </w:r>
      <w:proofErr w:type="spellEnd"/>
      <w:r>
        <w:rPr>
          <w:color w:val="000000" w:themeColor="text1"/>
          <w:sz w:val="24"/>
        </w:rPr>
        <w:t xml:space="preserve"> simuladas, y una vez valido su funcionamiento se procederá a evaluar su funcionamiento utilizando </w:t>
      </w:r>
      <w:proofErr w:type="spellStart"/>
      <w:ins w:id="498" w:author="JORGE AIRY MERCADO GUTIERREZ" w:date="2019-07-08T14:02:00Z">
        <w:r w:rsidR="00263036">
          <w:rPr>
            <w:color w:val="000000" w:themeColor="text1"/>
            <w:sz w:val="24"/>
          </w:rPr>
          <w:t>s</w:t>
        </w:r>
      </w:ins>
      <w:r>
        <w:rPr>
          <w:color w:val="000000" w:themeColor="text1"/>
          <w:sz w:val="24"/>
        </w:rPr>
        <w:t>EMG</w:t>
      </w:r>
      <w:proofErr w:type="spellEnd"/>
      <w:r>
        <w:rPr>
          <w:color w:val="000000" w:themeColor="text1"/>
          <w:sz w:val="24"/>
        </w:rPr>
        <w:t xml:space="preserve"> real registrada con el prototipo.</w:t>
      </w:r>
    </w:p>
    <w:p w14:paraId="6C6A1AD9" w14:textId="6BA68B50" w:rsidR="00FE3FC1" w:rsidRPr="00FE3FC1" w:rsidRDefault="00FE3FC1" w:rsidP="0059273C">
      <w:pPr>
        <w:spacing w:line="360" w:lineRule="auto"/>
        <w:jc w:val="both"/>
        <w:rPr>
          <w:i/>
          <w:iCs/>
          <w:color w:val="000000" w:themeColor="text1"/>
          <w:sz w:val="28"/>
          <w:szCs w:val="24"/>
        </w:rPr>
      </w:pPr>
      <w:r w:rsidRPr="00FE3FC1">
        <w:rPr>
          <w:i/>
          <w:iCs/>
          <w:color w:val="000000" w:themeColor="text1"/>
          <w:sz w:val="28"/>
          <w:szCs w:val="24"/>
        </w:rPr>
        <w:t xml:space="preserve">8.4 </w:t>
      </w:r>
      <w:r w:rsidR="00C64461">
        <w:rPr>
          <w:i/>
          <w:iCs/>
          <w:color w:val="000000" w:themeColor="text1"/>
          <w:sz w:val="28"/>
          <w:szCs w:val="24"/>
        </w:rPr>
        <w:t>Implementación de s</w:t>
      </w:r>
      <w:r w:rsidRPr="00FE3FC1">
        <w:rPr>
          <w:i/>
          <w:iCs/>
          <w:color w:val="000000" w:themeColor="text1"/>
          <w:sz w:val="28"/>
          <w:szCs w:val="24"/>
        </w:rPr>
        <w:t>ensor de fuerza</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4 Implementación de sensor de fuerza</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783F7816" w14:textId="3D803E6D" w:rsidR="00FE3FC1" w:rsidRDefault="00FE3FC1" w:rsidP="0059273C">
      <w:pPr>
        <w:spacing w:line="360" w:lineRule="auto"/>
        <w:jc w:val="both"/>
        <w:rPr>
          <w:color w:val="000000" w:themeColor="text1"/>
          <w:sz w:val="24"/>
        </w:rPr>
      </w:pPr>
      <w:r>
        <w:rPr>
          <w:color w:val="000000" w:themeColor="text1"/>
          <w:sz w:val="24"/>
        </w:rPr>
        <w:t>Se acoplará a un objeto cilíndrico como una botella o un vaso un sensor de fuerza</w:t>
      </w:r>
      <w:ins w:id="499" w:author="JORGE AIRY MERCADO GUTIERREZ" w:date="2019-07-08T14:04:00Z">
        <w:r w:rsidR="004608E8">
          <w:rPr>
            <w:color w:val="000000" w:themeColor="text1"/>
            <w:sz w:val="24"/>
          </w:rPr>
          <w:t xml:space="preserve"> (Ok, creo que si </w:t>
        </w:r>
      </w:ins>
      <w:ins w:id="500" w:author="JORGE AIRY MERCADO GUTIERREZ" w:date="2019-07-08T14:05:00Z">
        <w:r w:rsidR="004608E8">
          <w:rPr>
            <w:color w:val="000000" w:themeColor="text1"/>
            <w:sz w:val="24"/>
          </w:rPr>
          <w:t xml:space="preserve">era el enfoque que estás proponiendo, solo habría que buscar información de la relación entre la fuerza y la estimulación, me parece que la relación más directa es con el </w:t>
        </w:r>
        <w:r w:rsidR="004608E8">
          <w:rPr>
            <w:color w:val="000000" w:themeColor="text1"/>
            <w:sz w:val="24"/>
          </w:rPr>
          <w:lastRenderedPageBreak/>
          <w:t>torque que genera la estimulación, antes que con la fuerza, pero probablemente la mane</w:t>
        </w:r>
      </w:ins>
      <w:ins w:id="501" w:author="JORGE AIRY MERCADO GUTIERREZ" w:date="2019-07-08T14:06:00Z">
        <w:r w:rsidR="004608E8">
          <w:rPr>
            <w:color w:val="000000" w:themeColor="text1"/>
            <w:sz w:val="24"/>
          </w:rPr>
          <w:t>ra de medirlo sí es con un sensor de fuerza)</w:t>
        </w:r>
      </w:ins>
      <w:r>
        <w:rPr>
          <w:color w:val="000000" w:themeColor="text1"/>
          <w:sz w:val="24"/>
        </w:rPr>
        <w:t xml:space="preserve">, el </w:t>
      </w:r>
      <w:proofErr w:type="spellStart"/>
      <w:r>
        <w:rPr>
          <w:color w:val="000000" w:themeColor="text1"/>
          <w:sz w:val="24"/>
        </w:rPr>
        <w:t>cuál</w:t>
      </w:r>
      <w:proofErr w:type="spellEnd"/>
      <w:r>
        <w:rPr>
          <w:color w:val="000000" w:themeColor="text1"/>
          <w:sz w:val="24"/>
        </w:rPr>
        <w:t xml:space="preserve"> nos servirá como indicador de la fuerza que se le está aplicando al objeto. Dicho sensor estará acompañado de una etapa de procesamiento sencilla, la </w:t>
      </w:r>
      <w:proofErr w:type="spellStart"/>
      <w:r>
        <w:rPr>
          <w:color w:val="000000" w:themeColor="text1"/>
          <w:sz w:val="24"/>
        </w:rPr>
        <w:t>cuál</w:t>
      </w:r>
      <w:proofErr w:type="spellEnd"/>
      <w:r>
        <w:rPr>
          <w:color w:val="000000" w:themeColor="text1"/>
          <w:sz w:val="24"/>
        </w:rPr>
        <w:t xml:space="preserve"> consistirá en una función que, tras pasar un umbral de fuerza predefinido en la calibración, </w:t>
      </w:r>
      <w:ins w:id="502" w:author="JORGE AIRY MERCADO GUTIERREZ" w:date="2019-07-08T14:20:00Z">
        <w:r w:rsidR="003D0C4F">
          <w:rPr>
            <w:color w:val="000000" w:themeColor="text1"/>
            <w:sz w:val="24"/>
          </w:rPr>
          <w:t xml:space="preserve">enviará </w:t>
        </w:r>
      </w:ins>
      <w:del w:id="503" w:author="JORGE AIRY MERCADO GUTIERREZ" w:date="2019-07-08T14:20:00Z">
        <w:r w:rsidDel="003D0C4F">
          <w:rPr>
            <w:color w:val="000000" w:themeColor="text1"/>
            <w:sz w:val="24"/>
          </w:rPr>
          <w:delText>arrojará</w:delText>
        </w:r>
      </w:del>
      <w:r>
        <w:rPr>
          <w:color w:val="000000" w:themeColor="text1"/>
          <w:sz w:val="24"/>
        </w:rPr>
        <w:t xml:space="preserve"> una señal de retroalimentación que le indicará al esquema de control </w:t>
      </w:r>
      <w:ins w:id="504" w:author="JORGE AIRY MERCADO GUTIERREZ" w:date="2019-07-08T14:20:00Z">
        <w:r w:rsidR="003D0C4F">
          <w:rPr>
            <w:color w:val="000000" w:themeColor="text1"/>
            <w:sz w:val="24"/>
          </w:rPr>
          <w:t xml:space="preserve">en lazo cerrado, </w:t>
        </w:r>
      </w:ins>
      <w:r>
        <w:rPr>
          <w:color w:val="000000" w:themeColor="text1"/>
          <w:sz w:val="24"/>
        </w:rPr>
        <w:t xml:space="preserve">que se ha logrado sujetar el </w:t>
      </w:r>
      <w:r w:rsidR="00C64461">
        <w:rPr>
          <w:color w:val="000000" w:themeColor="text1"/>
          <w:sz w:val="24"/>
        </w:rPr>
        <w:t>objeto.</w:t>
      </w:r>
    </w:p>
    <w:p w14:paraId="50E67A2C" w14:textId="72C3CE42" w:rsidR="00C64461" w:rsidRPr="00C64461" w:rsidRDefault="00C64461" w:rsidP="0059273C">
      <w:pPr>
        <w:spacing w:line="360" w:lineRule="auto"/>
        <w:jc w:val="both"/>
        <w:rPr>
          <w:i/>
          <w:iCs/>
          <w:color w:val="000000" w:themeColor="text1"/>
          <w:sz w:val="28"/>
          <w:szCs w:val="24"/>
        </w:rPr>
      </w:pPr>
      <w:r w:rsidRPr="00C64461">
        <w:rPr>
          <w:i/>
          <w:iCs/>
          <w:color w:val="000000" w:themeColor="text1"/>
          <w:sz w:val="28"/>
          <w:szCs w:val="24"/>
        </w:rPr>
        <w:t xml:space="preserve">8.5 </w:t>
      </w:r>
      <w:r w:rsidR="00445E8A">
        <w:rPr>
          <w:i/>
          <w:iCs/>
          <w:color w:val="000000" w:themeColor="text1"/>
          <w:sz w:val="28"/>
          <w:szCs w:val="24"/>
        </w:rPr>
        <w:t>Desarrollo</w:t>
      </w:r>
      <w:r w:rsidRPr="00C64461">
        <w:rPr>
          <w:i/>
          <w:iCs/>
          <w:color w:val="000000" w:themeColor="text1"/>
          <w:sz w:val="28"/>
          <w:szCs w:val="24"/>
        </w:rPr>
        <w:t xml:space="preserve"> de esquema de control</w:t>
      </w:r>
      <w:r w:rsidR="00153986" w:rsidRPr="00153986">
        <w:rPr>
          <w:i/>
          <w:iCs/>
          <w:color w:val="000000" w:themeColor="text1"/>
          <w:sz w:val="28"/>
          <w:szCs w:val="28"/>
        </w:rPr>
        <w:fldChar w:fldCharType="begin"/>
      </w:r>
      <w:r w:rsidR="00153986" w:rsidRPr="00153986">
        <w:rPr>
          <w:sz w:val="28"/>
          <w:szCs w:val="28"/>
        </w:rPr>
        <w:instrText xml:space="preserve"> XE "</w:instrText>
      </w:r>
      <w:r w:rsidR="00153986" w:rsidRPr="00153986">
        <w:rPr>
          <w:sz w:val="28"/>
          <w:szCs w:val="28"/>
          <w:lang w:val="es-ES"/>
        </w:rPr>
        <w:instrText>8. Metodología:</w:instrText>
      </w:r>
      <w:r w:rsidR="00153986" w:rsidRPr="00153986">
        <w:rPr>
          <w:i/>
          <w:iCs/>
          <w:color w:val="000000" w:themeColor="text1"/>
          <w:sz w:val="28"/>
          <w:szCs w:val="24"/>
        </w:rPr>
        <w:instrText xml:space="preserve"> </w:instrText>
      </w:r>
      <w:r w:rsidR="00153986" w:rsidRPr="00037E56">
        <w:rPr>
          <w:i/>
          <w:iCs/>
          <w:color w:val="000000" w:themeColor="text1"/>
          <w:sz w:val="28"/>
          <w:szCs w:val="24"/>
        </w:rPr>
        <w:instrText>8</w:instrText>
      </w:r>
      <w:r w:rsidR="00153986">
        <w:rPr>
          <w:i/>
          <w:iCs/>
          <w:color w:val="000000" w:themeColor="text1"/>
          <w:sz w:val="28"/>
          <w:szCs w:val="24"/>
        </w:rPr>
        <w:instrText>.5 Desarrollo de esquema de control</w:instrText>
      </w:r>
      <w:r w:rsidR="00153986" w:rsidRPr="00153986">
        <w:rPr>
          <w:sz w:val="28"/>
          <w:szCs w:val="28"/>
        </w:rPr>
        <w:instrText xml:space="preserve">" </w:instrText>
      </w:r>
      <w:r w:rsidR="00153986" w:rsidRPr="00153986">
        <w:rPr>
          <w:i/>
          <w:iCs/>
          <w:color w:val="000000" w:themeColor="text1"/>
          <w:sz w:val="28"/>
          <w:szCs w:val="28"/>
        </w:rPr>
        <w:fldChar w:fldCharType="end"/>
      </w:r>
    </w:p>
    <w:p w14:paraId="40ED78E8" w14:textId="12B74E18" w:rsidR="00C64461" w:rsidRPr="0059273C" w:rsidRDefault="00BF7BE0" w:rsidP="0059273C">
      <w:pPr>
        <w:spacing w:line="360" w:lineRule="auto"/>
        <w:jc w:val="both"/>
        <w:rPr>
          <w:color w:val="000000" w:themeColor="text1"/>
          <w:sz w:val="24"/>
        </w:rPr>
      </w:pPr>
      <w:r>
        <w:rPr>
          <w:color w:val="000000" w:themeColor="text1"/>
          <w:sz w:val="24"/>
        </w:rPr>
        <w:t xml:space="preserve">Utilizando los parámetros arrojados </w:t>
      </w:r>
      <w:r w:rsidR="00445E8A">
        <w:rPr>
          <w:color w:val="000000" w:themeColor="text1"/>
          <w:sz w:val="24"/>
        </w:rPr>
        <w:t xml:space="preserve">del procesamiento de </w:t>
      </w:r>
      <w:proofErr w:type="spellStart"/>
      <w:ins w:id="505" w:author="JORGE AIRY MERCADO GUTIERREZ" w:date="2019-07-08T14:20:00Z">
        <w:r w:rsidR="003D0C4F">
          <w:rPr>
            <w:color w:val="000000" w:themeColor="text1"/>
            <w:sz w:val="24"/>
          </w:rPr>
          <w:t>s</w:t>
        </w:r>
      </w:ins>
      <w:r w:rsidR="00445E8A">
        <w:rPr>
          <w:color w:val="000000" w:themeColor="text1"/>
          <w:sz w:val="24"/>
        </w:rPr>
        <w:t>EMG</w:t>
      </w:r>
      <w:proofErr w:type="spellEnd"/>
      <w:r w:rsidR="00445E8A">
        <w:rPr>
          <w:color w:val="000000" w:themeColor="text1"/>
          <w:sz w:val="24"/>
        </w:rPr>
        <w:t xml:space="preserve"> y </w:t>
      </w:r>
      <w:del w:id="506" w:author="JORGE AIRY MERCADO GUTIERREZ" w:date="2019-07-08T14:20:00Z">
        <w:r w:rsidR="00445E8A" w:rsidDel="003D0C4F">
          <w:rPr>
            <w:color w:val="000000" w:themeColor="text1"/>
            <w:sz w:val="24"/>
          </w:rPr>
          <w:delText xml:space="preserve">procesamiento </w:delText>
        </w:r>
      </w:del>
      <w:r w:rsidR="00445E8A">
        <w:rPr>
          <w:color w:val="000000" w:themeColor="text1"/>
          <w:sz w:val="24"/>
        </w:rPr>
        <w:t>de</w:t>
      </w:r>
      <w:ins w:id="507" w:author="JORGE AIRY MERCADO GUTIERREZ" w:date="2019-07-08T14:21:00Z">
        <w:r w:rsidR="003D0C4F">
          <w:rPr>
            <w:color w:val="000000" w:themeColor="text1"/>
            <w:sz w:val="24"/>
          </w:rPr>
          <w:t>l</w:t>
        </w:r>
      </w:ins>
      <w:r w:rsidR="00445E8A">
        <w:rPr>
          <w:color w:val="000000" w:themeColor="text1"/>
          <w:sz w:val="24"/>
        </w:rPr>
        <w:t xml:space="preserve"> sensor de fuerza se desarrollará un esquema de control basado en una máquina de estados finitos que permitirá identificar el estado actual del sujeto (abrir mano, cerrar mano, objeto sujetado) y respecto a eso proporcionará al controlador del dispositivo de estimulación eléctrica el parámetro de la intensidad de la corriente de la forma en la que este lo solicita</w:t>
      </w:r>
      <w:ins w:id="508" w:author="JORGE AIRY MERCADO GUTIERREZ" w:date="2019-07-08T14:25:00Z">
        <w:r w:rsidR="00A90FB8">
          <w:rPr>
            <w:color w:val="000000" w:themeColor="text1"/>
            <w:sz w:val="24"/>
          </w:rPr>
          <w:t xml:space="preserve"> (Me suena a que la intensidad de estimulación o el ancho de pulso</w:t>
        </w:r>
      </w:ins>
      <w:ins w:id="509" w:author="JORGE AIRY MERCADO GUTIERREZ" w:date="2019-07-08T14:26:00Z">
        <w:r w:rsidR="00A90FB8">
          <w:rPr>
            <w:color w:val="000000" w:themeColor="text1"/>
            <w:sz w:val="24"/>
          </w:rPr>
          <w:t xml:space="preserve"> (</w:t>
        </w:r>
      </w:ins>
      <w:ins w:id="510" w:author="JORGE AIRY MERCADO GUTIERREZ" w:date="2019-07-08T14:25:00Z">
        <w:r w:rsidR="00A90FB8">
          <w:rPr>
            <w:color w:val="000000" w:themeColor="text1"/>
            <w:sz w:val="24"/>
          </w:rPr>
          <w:t xml:space="preserve"> lo que se </w:t>
        </w:r>
        <w:proofErr w:type="spellStart"/>
        <w:r w:rsidR="00A90FB8">
          <w:rPr>
            <w:color w:val="000000" w:themeColor="text1"/>
            <w:sz w:val="24"/>
          </w:rPr>
          <w:t>vay</w:t>
        </w:r>
        <w:proofErr w:type="spellEnd"/>
        <w:r w:rsidR="00A90FB8">
          <w:rPr>
            <w:color w:val="000000" w:themeColor="text1"/>
            <w:sz w:val="24"/>
          </w:rPr>
          <w:t xml:space="preserve"> a </w:t>
        </w:r>
        <w:proofErr w:type="spellStart"/>
        <w:r w:rsidR="00A90FB8">
          <w:rPr>
            <w:color w:val="000000" w:themeColor="text1"/>
            <w:sz w:val="24"/>
          </w:rPr>
          <w:t>a</w:t>
        </w:r>
        <w:proofErr w:type="spellEnd"/>
        <w:r w:rsidR="00A90FB8">
          <w:rPr>
            <w:color w:val="000000" w:themeColor="text1"/>
            <w:sz w:val="24"/>
          </w:rPr>
          <w:t xml:space="preserve"> modular</w:t>
        </w:r>
      </w:ins>
      <w:ins w:id="511" w:author="JORGE AIRY MERCADO GUTIERREZ" w:date="2019-07-08T14:26:00Z">
        <w:r w:rsidR="00A90FB8">
          <w:rPr>
            <w:color w:val="000000" w:themeColor="text1"/>
            <w:sz w:val="24"/>
          </w:rPr>
          <w:t>)</w:t>
        </w:r>
      </w:ins>
      <w:ins w:id="512" w:author="JORGE AIRY MERCADO GUTIERREZ" w:date="2019-07-08T14:25:00Z">
        <w:r w:rsidR="00A90FB8">
          <w:rPr>
            <w:color w:val="000000" w:themeColor="text1"/>
            <w:sz w:val="24"/>
          </w:rPr>
          <w:t xml:space="preserve"> va a estar predeterminada para cada uno de los diferente estados, </w:t>
        </w:r>
      </w:ins>
      <w:ins w:id="513" w:author="JORGE AIRY MERCADO GUTIERREZ" w:date="2019-07-08T14:27:00Z">
        <w:r w:rsidR="00A90FB8">
          <w:rPr>
            <w:color w:val="000000" w:themeColor="text1"/>
            <w:sz w:val="24"/>
          </w:rPr>
          <w:t xml:space="preserve"> lo cual nos dejaría de algún modo igual que como estamos ahora en cuanto a que la estimulación puede ser incómoda al no tener influencia el sujeto en los parámetros (solo estarías controlando los tiempos de activación en este esquema, por lo que entiendo) </w:t>
        </w:r>
      </w:ins>
      <w:ins w:id="514" w:author="JORGE AIRY MERCADO GUTIERREZ" w:date="2019-07-08T14:25:00Z">
        <w:r w:rsidR="00A90FB8">
          <w:rPr>
            <w:color w:val="000000" w:themeColor="text1"/>
            <w:sz w:val="24"/>
          </w:rPr>
          <w:t xml:space="preserve">¿ O </w:t>
        </w:r>
      </w:ins>
      <w:ins w:id="515" w:author="JORGE AIRY MERCADO GUTIERREZ" w:date="2019-07-08T14:26:00Z">
        <w:r w:rsidR="00A90FB8">
          <w:rPr>
            <w:color w:val="000000" w:themeColor="text1"/>
            <w:sz w:val="24"/>
          </w:rPr>
          <w:t>propones definir l</w:t>
        </w:r>
      </w:ins>
      <w:ins w:id="516" w:author="JORGE AIRY MERCADO GUTIERREZ" w:date="2019-07-08T14:28:00Z">
        <w:r w:rsidR="00A90FB8">
          <w:rPr>
            <w:color w:val="000000" w:themeColor="text1"/>
            <w:sz w:val="24"/>
          </w:rPr>
          <w:t>os valores de los parámetros</w:t>
        </w:r>
      </w:ins>
      <w:ins w:id="517" w:author="JORGE AIRY MERCADO GUTIERREZ" w:date="2019-07-08T14:26:00Z">
        <w:r w:rsidR="00A90FB8">
          <w:rPr>
            <w:color w:val="000000" w:themeColor="text1"/>
            <w:sz w:val="24"/>
          </w:rPr>
          <w:t xml:space="preserve"> estimulación en base a algún rasgo de </w:t>
        </w:r>
        <w:proofErr w:type="spellStart"/>
        <w:r w:rsidR="00A90FB8">
          <w:rPr>
            <w:color w:val="000000" w:themeColor="text1"/>
            <w:sz w:val="24"/>
          </w:rPr>
          <w:t>sEMG</w:t>
        </w:r>
      </w:ins>
      <w:proofErr w:type="spellEnd"/>
      <w:ins w:id="518" w:author="JORGE AIRY MERCADO GUTIERREZ" w:date="2019-07-08T14:28:00Z">
        <w:r w:rsidR="00A90FB8">
          <w:rPr>
            <w:color w:val="000000" w:themeColor="text1"/>
            <w:sz w:val="24"/>
          </w:rPr>
          <w:t>, además de controlar los tiempos de activación</w:t>
        </w:r>
      </w:ins>
      <w:ins w:id="519" w:author="JORGE AIRY MERCADO GUTIERREZ" w:date="2019-07-08T14:26:00Z">
        <w:r w:rsidR="00A90FB8">
          <w:rPr>
            <w:color w:val="000000" w:themeColor="text1"/>
            <w:sz w:val="24"/>
          </w:rPr>
          <w:t>?</w:t>
        </w:r>
      </w:ins>
      <w:ins w:id="520" w:author="JORGE AIRY MERCADO GUTIERREZ" w:date="2019-07-08T14:25:00Z">
        <w:r w:rsidR="00A90FB8">
          <w:rPr>
            <w:color w:val="000000" w:themeColor="text1"/>
            <w:sz w:val="24"/>
          </w:rPr>
          <w:t>)</w:t>
        </w:r>
      </w:ins>
      <w:r w:rsidR="00445E8A">
        <w:rPr>
          <w:color w:val="000000" w:themeColor="text1"/>
          <w:sz w:val="24"/>
        </w:rPr>
        <w:t xml:space="preserve">. Una vez diseñado este esquema se procederá a realizar pruebas del sistema completo, primero utilizando las facilidades del controlador implementado en </w:t>
      </w:r>
      <w:proofErr w:type="spellStart"/>
      <w:r w:rsidR="00445E8A">
        <w:rPr>
          <w:color w:val="000000" w:themeColor="text1"/>
          <w:sz w:val="24"/>
        </w:rPr>
        <w:t>Simulink</w:t>
      </w:r>
      <w:proofErr w:type="spellEnd"/>
      <w:r w:rsidR="00445E8A">
        <w:rPr>
          <w:color w:val="000000" w:themeColor="text1"/>
          <w:sz w:val="24"/>
        </w:rPr>
        <w:t xml:space="preserve"> para realizar simulaciones de la estimulación eléctrica aplicada. Una vez validados los tiempos de respuesta del sistema se procederá a realizar pruebas</w:t>
      </w:r>
      <w:del w:id="521" w:author="JORGE AIRY MERCADO GUTIERREZ" w:date="2019-07-08T14:28:00Z">
        <w:r w:rsidR="00445E8A" w:rsidDel="00A90FB8">
          <w:rPr>
            <w:color w:val="000000" w:themeColor="text1"/>
            <w:sz w:val="24"/>
          </w:rPr>
          <w:delText xml:space="preserve"> de</w:delText>
        </w:r>
      </w:del>
      <w:r w:rsidR="00445E8A">
        <w:rPr>
          <w:color w:val="000000" w:themeColor="text1"/>
          <w:sz w:val="24"/>
        </w:rPr>
        <w:t xml:space="preserve"> </w:t>
      </w:r>
      <w:del w:id="522" w:author="JORGE AIRY MERCADO GUTIERREZ" w:date="2019-07-08T14:28:00Z">
        <w:r w:rsidR="00445E8A" w:rsidDel="00A90FB8">
          <w:rPr>
            <w:color w:val="000000" w:themeColor="text1"/>
            <w:sz w:val="24"/>
          </w:rPr>
          <w:delText xml:space="preserve">este </w:delText>
        </w:r>
      </w:del>
      <w:r w:rsidR="00445E8A">
        <w:rPr>
          <w:color w:val="000000" w:themeColor="text1"/>
          <w:sz w:val="24"/>
        </w:rPr>
        <w:t>en sujetos sanos.</w:t>
      </w:r>
    </w:p>
    <w:p w14:paraId="47DBFF8D" w14:textId="5210ED6B" w:rsidR="00964362" w:rsidRPr="002D0121" w:rsidRDefault="00964362" w:rsidP="001C45D3">
      <w:pPr>
        <w:pStyle w:val="Subttulo"/>
        <w:spacing w:line="360" w:lineRule="auto"/>
        <w:rPr>
          <w:b/>
          <w:bCs/>
          <w:color w:val="000000" w:themeColor="text1"/>
        </w:rPr>
      </w:pPr>
      <w:r w:rsidRPr="002D0121">
        <w:rPr>
          <w:b/>
          <w:bCs/>
          <w:color w:val="000000" w:themeColor="text1"/>
        </w:rPr>
        <w:br w:type="page"/>
      </w:r>
    </w:p>
    <w:p w14:paraId="2E7BF061" w14:textId="5949F22A" w:rsidR="005660C5" w:rsidRPr="00F3184D" w:rsidRDefault="006478F9" w:rsidP="001C45D3">
      <w:pPr>
        <w:pStyle w:val="Subttulo"/>
        <w:spacing w:line="360" w:lineRule="auto"/>
        <w:rPr>
          <w:b/>
          <w:bCs/>
          <w:color w:val="000000" w:themeColor="text1"/>
          <w:sz w:val="40"/>
          <w:szCs w:val="40"/>
        </w:rPr>
      </w:pPr>
      <w:r w:rsidRPr="00F3184D">
        <w:rPr>
          <w:b/>
          <w:bCs/>
          <w:color w:val="000000" w:themeColor="text1"/>
          <w:sz w:val="40"/>
          <w:szCs w:val="40"/>
        </w:rPr>
        <w:lastRenderedPageBreak/>
        <w:t>9</w:t>
      </w:r>
      <w:r w:rsidR="00BC4F14" w:rsidRPr="00F3184D">
        <w:rPr>
          <w:b/>
          <w:bCs/>
          <w:color w:val="000000" w:themeColor="text1"/>
          <w:sz w:val="40"/>
          <w:szCs w:val="40"/>
        </w:rPr>
        <w:t xml:space="preserve">. </w:t>
      </w:r>
      <w:r w:rsidR="005660C5" w:rsidRPr="00F3184D">
        <w:rPr>
          <w:b/>
          <w:bCs/>
          <w:color w:val="000000" w:themeColor="text1"/>
          <w:sz w:val="40"/>
          <w:szCs w:val="40"/>
        </w:rPr>
        <w:t>Bibliografía</w:t>
      </w:r>
      <w:r w:rsidR="005B19FA" w:rsidRPr="00F3184D">
        <w:rPr>
          <w:b/>
          <w:bCs/>
          <w:color w:val="000000" w:themeColor="text1"/>
          <w:sz w:val="40"/>
          <w:szCs w:val="40"/>
        </w:rPr>
        <w:fldChar w:fldCharType="begin"/>
      </w:r>
      <w:r w:rsidR="005B19FA" w:rsidRPr="00F3184D">
        <w:rPr>
          <w:sz w:val="40"/>
          <w:szCs w:val="40"/>
        </w:rPr>
        <w:instrText xml:space="preserve"> XE "</w:instrText>
      </w:r>
      <w:r w:rsidRPr="00F3184D">
        <w:rPr>
          <w:b/>
          <w:bCs/>
          <w:color w:val="000000" w:themeColor="text1"/>
          <w:sz w:val="40"/>
          <w:szCs w:val="40"/>
        </w:rPr>
        <w:instrText>9</w:instrText>
      </w:r>
      <w:r w:rsidR="005B19FA" w:rsidRPr="00F3184D">
        <w:rPr>
          <w:b/>
          <w:bCs/>
          <w:color w:val="000000" w:themeColor="text1"/>
          <w:sz w:val="40"/>
          <w:szCs w:val="40"/>
        </w:rPr>
        <w:instrText>. Bibliografía</w:instrText>
      </w:r>
      <w:r w:rsidR="005B19FA" w:rsidRPr="00F3184D">
        <w:rPr>
          <w:sz w:val="40"/>
          <w:szCs w:val="40"/>
        </w:rPr>
        <w:instrText xml:space="preserve">" </w:instrText>
      </w:r>
      <w:r w:rsidR="005B19FA" w:rsidRPr="00F3184D">
        <w:rPr>
          <w:b/>
          <w:bCs/>
          <w:color w:val="000000" w:themeColor="text1"/>
          <w:sz w:val="40"/>
          <w:szCs w:val="40"/>
        </w:rPr>
        <w:fldChar w:fldCharType="end"/>
      </w:r>
    </w:p>
    <w:p w14:paraId="55617B49" w14:textId="66F94E96" w:rsidR="00695DA4" w:rsidRPr="00924611" w:rsidRDefault="00695DA4" w:rsidP="001C45D3">
      <w:pPr>
        <w:pStyle w:val="Prrafodelista"/>
        <w:numPr>
          <w:ilvl w:val="0"/>
          <w:numId w:val="7"/>
        </w:numPr>
        <w:spacing w:line="360" w:lineRule="auto"/>
        <w:jc w:val="both"/>
        <w:rPr>
          <w:color w:val="000000" w:themeColor="text1"/>
          <w:sz w:val="24"/>
          <w:lang w:val="en-US"/>
          <w:rPrChange w:id="523" w:author="JORGE AIRY MERCADO GUTIERREZ" w:date="2019-07-07T09:50:00Z">
            <w:rPr>
              <w:color w:val="000000" w:themeColor="text1"/>
              <w:sz w:val="24"/>
            </w:rPr>
          </w:rPrChange>
        </w:rPr>
      </w:pPr>
      <w:r w:rsidRPr="00924611">
        <w:rPr>
          <w:color w:val="000000" w:themeColor="text1"/>
          <w:sz w:val="24"/>
          <w:lang w:val="en-US"/>
          <w:rPrChange w:id="524" w:author="JORGE AIRY MERCADO GUTIERREZ" w:date="2019-07-07T09:50:00Z">
            <w:rPr>
              <w:color w:val="000000" w:themeColor="text1"/>
              <w:sz w:val="24"/>
            </w:rPr>
          </w:rPrChange>
        </w:rPr>
        <w:t>M. R. Popovic y A. T. Thrasher, “</w:t>
      </w:r>
      <w:proofErr w:type="spellStart"/>
      <w:r w:rsidRPr="00924611">
        <w:rPr>
          <w:color w:val="000000" w:themeColor="text1"/>
          <w:sz w:val="24"/>
          <w:lang w:val="en-US"/>
          <w:rPrChange w:id="525" w:author="JORGE AIRY MERCADO GUTIERREZ" w:date="2019-07-07T09:50:00Z">
            <w:rPr>
              <w:color w:val="000000" w:themeColor="text1"/>
              <w:sz w:val="24"/>
            </w:rPr>
          </w:rPrChange>
        </w:rPr>
        <w:t>Neuroprostheses</w:t>
      </w:r>
      <w:proofErr w:type="spellEnd"/>
      <w:r w:rsidRPr="00924611">
        <w:rPr>
          <w:color w:val="000000" w:themeColor="text1"/>
          <w:sz w:val="24"/>
          <w:lang w:val="en-US"/>
          <w:rPrChange w:id="526" w:author="JORGE AIRY MERCADO GUTIERREZ" w:date="2019-07-07T09:50:00Z">
            <w:rPr>
              <w:color w:val="000000" w:themeColor="text1"/>
              <w:sz w:val="24"/>
            </w:rPr>
          </w:rPrChange>
        </w:rPr>
        <w:t xml:space="preserve">”, </w:t>
      </w:r>
      <w:proofErr w:type="spellStart"/>
      <w:r w:rsidRPr="00924611">
        <w:rPr>
          <w:color w:val="000000" w:themeColor="text1"/>
          <w:sz w:val="24"/>
          <w:lang w:val="en-US"/>
          <w:rPrChange w:id="527" w:author="JORGE AIRY MERCADO GUTIERREZ" w:date="2019-07-07T09:50:00Z">
            <w:rPr>
              <w:color w:val="000000" w:themeColor="text1"/>
              <w:sz w:val="24"/>
            </w:rPr>
          </w:rPrChange>
        </w:rPr>
        <w:t>en</w:t>
      </w:r>
      <w:proofErr w:type="spellEnd"/>
      <w:r w:rsidRPr="00924611">
        <w:rPr>
          <w:color w:val="000000" w:themeColor="text1"/>
          <w:sz w:val="24"/>
          <w:lang w:val="en-US"/>
          <w:rPrChange w:id="528" w:author="JORGE AIRY MERCADO GUTIERREZ" w:date="2019-07-07T09:50:00Z">
            <w:rPr>
              <w:color w:val="000000" w:themeColor="text1"/>
              <w:sz w:val="24"/>
            </w:rPr>
          </w:rPrChange>
        </w:rPr>
        <w:t xml:space="preserve"> Encyclopedia of Biomaterials and Biomedical Engineering, 2a ed., G. E. </w:t>
      </w:r>
      <w:proofErr w:type="spellStart"/>
      <w:r w:rsidRPr="00924611">
        <w:rPr>
          <w:color w:val="000000" w:themeColor="text1"/>
          <w:sz w:val="24"/>
          <w:lang w:val="en-US"/>
          <w:rPrChange w:id="529" w:author="JORGE AIRY MERCADO GUTIERREZ" w:date="2019-07-07T09:50:00Z">
            <w:rPr>
              <w:color w:val="000000" w:themeColor="text1"/>
              <w:sz w:val="24"/>
            </w:rPr>
          </w:rPrChange>
        </w:rPr>
        <w:t>Wnek</w:t>
      </w:r>
      <w:proofErr w:type="spellEnd"/>
      <w:r w:rsidRPr="00924611">
        <w:rPr>
          <w:color w:val="000000" w:themeColor="text1"/>
          <w:sz w:val="24"/>
          <w:lang w:val="en-US"/>
          <w:rPrChange w:id="530" w:author="JORGE AIRY MERCADO GUTIERREZ" w:date="2019-07-07T09:50:00Z">
            <w:rPr>
              <w:color w:val="000000" w:themeColor="text1"/>
              <w:sz w:val="24"/>
            </w:rPr>
          </w:rPrChange>
        </w:rPr>
        <w:t xml:space="preserve"> y G. L. </w:t>
      </w:r>
      <w:proofErr w:type="spellStart"/>
      <w:r w:rsidRPr="00924611">
        <w:rPr>
          <w:color w:val="000000" w:themeColor="text1"/>
          <w:sz w:val="24"/>
          <w:lang w:val="en-US"/>
          <w:rPrChange w:id="531" w:author="JORGE AIRY MERCADO GUTIERREZ" w:date="2019-07-07T09:50:00Z">
            <w:rPr>
              <w:color w:val="000000" w:themeColor="text1"/>
              <w:sz w:val="24"/>
            </w:rPr>
          </w:rPrChange>
        </w:rPr>
        <w:t>Bowlin</w:t>
      </w:r>
      <w:proofErr w:type="spellEnd"/>
      <w:r w:rsidRPr="00924611">
        <w:rPr>
          <w:color w:val="000000" w:themeColor="text1"/>
          <w:sz w:val="24"/>
          <w:lang w:val="en-US"/>
          <w:rPrChange w:id="532" w:author="JORGE AIRY MERCADO GUTIERREZ" w:date="2019-07-07T09:50:00Z">
            <w:rPr>
              <w:color w:val="000000" w:themeColor="text1"/>
              <w:sz w:val="24"/>
            </w:rPr>
          </w:rPrChange>
        </w:rPr>
        <w:t>, Eds. 2008, pp. 1056–1065.</w:t>
      </w:r>
    </w:p>
    <w:p w14:paraId="03E13B81" w14:textId="79C1102A" w:rsidR="00401912" w:rsidRDefault="00695DA4" w:rsidP="001C45D3">
      <w:pPr>
        <w:pStyle w:val="Prrafodelista"/>
        <w:numPr>
          <w:ilvl w:val="0"/>
          <w:numId w:val="7"/>
        </w:numPr>
        <w:spacing w:line="360" w:lineRule="auto"/>
        <w:jc w:val="both"/>
        <w:rPr>
          <w:color w:val="000000" w:themeColor="text1"/>
          <w:sz w:val="24"/>
        </w:rPr>
      </w:pPr>
      <w:r w:rsidRPr="00924611">
        <w:rPr>
          <w:color w:val="000000" w:themeColor="text1"/>
          <w:sz w:val="24"/>
          <w:lang w:val="en-US"/>
          <w:rPrChange w:id="533" w:author="JORGE AIRY MERCADO GUTIERREZ" w:date="2019-07-07T09:50:00Z">
            <w:rPr>
              <w:color w:val="000000" w:themeColor="text1"/>
              <w:sz w:val="24"/>
            </w:rPr>
          </w:rPrChange>
        </w:rPr>
        <w:t xml:space="preserve">D. B. </w:t>
      </w:r>
      <w:proofErr w:type="spellStart"/>
      <w:r w:rsidRPr="00924611">
        <w:rPr>
          <w:color w:val="000000" w:themeColor="text1"/>
          <w:sz w:val="24"/>
          <w:lang w:val="en-US"/>
          <w:rPrChange w:id="534" w:author="JORGE AIRY MERCADO GUTIERREZ" w:date="2019-07-07T09:50:00Z">
            <w:rPr>
              <w:color w:val="000000" w:themeColor="text1"/>
              <w:sz w:val="24"/>
            </w:rPr>
          </w:rPrChange>
        </w:rPr>
        <w:t>Popović</w:t>
      </w:r>
      <w:proofErr w:type="spellEnd"/>
      <w:r w:rsidRPr="00924611">
        <w:rPr>
          <w:color w:val="000000" w:themeColor="text1"/>
          <w:sz w:val="24"/>
          <w:lang w:val="en-US"/>
          <w:rPrChange w:id="535" w:author="JORGE AIRY MERCADO GUTIERREZ" w:date="2019-07-07T09:50:00Z">
            <w:rPr>
              <w:color w:val="000000" w:themeColor="text1"/>
              <w:sz w:val="24"/>
            </w:rPr>
          </w:rPrChange>
        </w:rPr>
        <w:t xml:space="preserve">, “Principles of command and control for </w:t>
      </w:r>
      <w:proofErr w:type="spellStart"/>
      <w:r w:rsidRPr="00924611">
        <w:rPr>
          <w:color w:val="000000" w:themeColor="text1"/>
          <w:sz w:val="24"/>
          <w:lang w:val="en-US"/>
          <w:rPrChange w:id="536" w:author="JORGE AIRY MERCADO GUTIERREZ" w:date="2019-07-07T09:50:00Z">
            <w:rPr>
              <w:color w:val="000000" w:themeColor="text1"/>
              <w:sz w:val="24"/>
            </w:rPr>
          </w:rPrChange>
        </w:rPr>
        <w:t>neuroprostheses</w:t>
      </w:r>
      <w:proofErr w:type="spellEnd"/>
      <w:r w:rsidRPr="00924611">
        <w:rPr>
          <w:color w:val="000000" w:themeColor="text1"/>
          <w:sz w:val="24"/>
          <w:lang w:val="en-US"/>
          <w:rPrChange w:id="537" w:author="JORGE AIRY MERCADO GUTIERREZ" w:date="2019-07-07T09:50:00Z">
            <w:rPr>
              <w:color w:val="000000" w:themeColor="text1"/>
              <w:sz w:val="24"/>
            </w:rPr>
          </w:rPrChange>
        </w:rPr>
        <w:t xml:space="preserve">”, Implant. </w:t>
      </w:r>
      <w:proofErr w:type="spellStart"/>
      <w:r w:rsidRPr="00695DA4">
        <w:rPr>
          <w:color w:val="000000" w:themeColor="text1"/>
          <w:sz w:val="24"/>
        </w:rPr>
        <w:t>Neuroprostheses</w:t>
      </w:r>
      <w:proofErr w:type="spellEnd"/>
      <w:r w:rsidRPr="00695DA4">
        <w:rPr>
          <w:color w:val="000000" w:themeColor="text1"/>
          <w:sz w:val="24"/>
        </w:rPr>
        <w:t xml:space="preserve"> </w:t>
      </w:r>
      <w:proofErr w:type="spellStart"/>
      <w:r w:rsidRPr="00695DA4">
        <w:rPr>
          <w:color w:val="000000" w:themeColor="text1"/>
          <w:sz w:val="24"/>
        </w:rPr>
        <w:t>Restoring</w:t>
      </w:r>
      <w:proofErr w:type="spellEnd"/>
      <w:r w:rsidRPr="00695DA4">
        <w:rPr>
          <w:color w:val="000000" w:themeColor="text1"/>
          <w:sz w:val="24"/>
        </w:rPr>
        <w:t xml:space="preserve"> </w:t>
      </w:r>
      <w:proofErr w:type="spellStart"/>
      <w:r w:rsidRPr="00695DA4">
        <w:rPr>
          <w:color w:val="000000" w:themeColor="text1"/>
          <w:sz w:val="24"/>
        </w:rPr>
        <w:t>Funct</w:t>
      </w:r>
      <w:proofErr w:type="spellEnd"/>
      <w:r w:rsidRPr="00695DA4">
        <w:rPr>
          <w:color w:val="000000" w:themeColor="text1"/>
          <w:sz w:val="24"/>
        </w:rPr>
        <w:t>., pp. 45–58, 2015.</w:t>
      </w:r>
    </w:p>
    <w:p w14:paraId="7E96014F" w14:textId="181E1799" w:rsidR="00FF39E0" w:rsidRPr="00924611" w:rsidRDefault="00FF39E0" w:rsidP="001C45D3">
      <w:pPr>
        <w:pStyle w:val="Prrafodelista"/>
        <w:numPr>
          <w:ilvl w:val="0"/>
          <w:numId w:val="7"/>
        </w:numPr>
        <w:spacing w:line="360" w:lineRule="auto"/>
        <w:jc w:val="both"/>
        <w:rPr>
          <w:color w:val="000000" w:themeColor="text1"/>
          <w:sz w:val="24"/>
          <w:lang w:val="en-US"/>
          <w:rPrChange w:id="538" w:author="JORGE AIRY MERCADO GUTIERREZ" w:date="2019-07-07T09:50:00Z">
            <w:rPr>
              <w:color w:val="000000" w:themeColor="text1"/>
              <w:sz w:val="24"/>
            </w:rPr>
          </w:rPrChange>
        </w:rPr>
      </w:pPr>
      <w:r w:rsidRPr="00924611">
        <w:rPr>
          <w:color w:val="000000" w:themeColor="text1"/>
          <w:sz w:val="24"/>
          <w:lang w:val="en-US"/>
          <w:rPrChange w:id="539" w:author="JORGE AIRY MERCADO GUTIERREZ" w:date="2019-07-07T09:50:00Z">
            <w:rPr>
              <w:color w:val="000000" w:themeColor="text1"/>
              <w:sz w:val="24"/>
            </w:rPr>
          </w:rPrChange>
        </w:rPr>
        <w:t xml:space="preserve">P. H. Peckham y J. S. Knutson, “Functional Electrical Stimulation for Neuromuscular Applications”, </w:t>
      </w:r>
      <w:r w:rsidRPr="00924611">
        <w:rPr>
          <w:i/>
          <w:iCs/>
          <w:color w:val="000000" w:themeColor="text1"/>
          <w:sz w:val="24"/>
          <w:lang w:val="en-US"/>
          <w:rPrChange w:id="540" w:author="JORGE AIRY MERCADO GUTIERREZ" w:date="2019-07-07T09:50:00Z">
            <w:rPr>
              <w:i/>
              <w:iCs/>
              <w:color w:val="000000" w:themeColor="text1"/>
              <w:sz w:val="24"/>
            </w:rPr>
          </w:rPrChange>
        </w:rPr>
        <w:t>Annual Reviews Biomedical Engineering</w:t>
      </w:r>
      <w:r w:rsidRPr="00924611">
        <w:rPr>
          <w:color w:val="000000" w:themeColor="text1"/>
          <w:sz w:val="24"/>
          <w:lang w:val="en-US"/>
          <w:rPrChange w:id="541" w:author="JORGE AIRY MERCADO GUTIERREZ" w:date="2019-07-07T09:50:00Z">
            <w:rPr>
              <w:color w:val="000000" w:themeColor="text1"/>
              <w:sz w:val="24"/>
            </w:rPr>
          </w:rPrChange>
        </w:rPr>
        <w:t xml:space="preserve">, 7, </w:t>
      </w:r>
      <w:proofErr w:type="spellStart"/>
      <w:r w:rsidR="001C45D3" w:rsidRPr="00924611">
        <w:rPr>
          <w:color w:val="000000" w:themeColor="text1"/>
          <w:sz w:val="24"/>
          <w:lang w:val="en-US"/>
          <w:rPrChange w:id="542" w:author="JORGE AIRY MERCADO GUTIERREZ" w:date="2019-07-07T09:50:00Z">
            <w:rPr>
              <w:color w:val="000000" w:themeColor="text1"/>
              <w:sz w:val="24"/>
            </w:rPr>
          </w:rPrChange>
        </w:rPr>
        <w:t>marzo</w:t>
      </w:r>
      <w:proofErr w:type="spellEnd"/>
      <w:r w:rsidRPr="00924611">
        <w:rPr>
          <w:color w:val="000000" w:themeColor="text1"/>
          <w:sz w:val="24"/>
          <w:lang w:val="en-US"/>
          <w:rPrChange w:id="543" w:author="JORGE AIRY MERCADO GUTIERREZ" w:date="2019-07-07T09:50:00Z">
            <w:rPr>
              <w:color w:val="000000" w:themeColor="text1"/>
              <w:sz w:val="24"/>
            </w:rPr>
          </w:rPrChange>
        </w:rPr>
        <w:t xml:space="preserve"> 2005.</w:t>
      </w:r>
    </w:p>
    <w:p w14:paraId="557C0413" w14:textId="0FE11058" w:rsidR="00E218D3" w:rsidRDefault="00E218D3" w:rsidP="001C45D3">
      <w:pPr>
        <w:pStyle w:val="Prrafodelista"/>
        <w:numPr>
          <w:ilvl w:val="0"/>
          <w:numId w:val="7"/>
        </w:numPr>
        <w:spacing w:line="360" w:lineRule="auto"/>
        <w:jc w:val="both"/>
        <w:rPr>
          <w:color w:val="000000" w:themeColor="text1"/>
          <w:sz w:val="24"/>
        </w:rPr>
      </w:pPr>
      <w:r w:rsidRPr="00924611">
        <w:rPr>
          <w:color w:val="000000" w:themeColor="text1"/>
          <w:sz w:val="24"/>
          <w:lang w:val="en-US"/>
          <w:rPrChange w:id="544" w:author="JORGE AIRY MERCADO GUTIERREZ" w:date="2019-07-07T09:50:00Z">
            <w:rPr>
              <w:color w:val="000000" w:themeColor="text1"/>
              <w:sz w:val="24"/>
            </w:rPr>
          </w:rPrChange>
        </w:rPr>
        <w:t xml:space="preserve">J. Wright, V. G. </w:t>
      </w:r>
      <w:proofErr w:type="spellStart"/>
      <w:r w:rsidRPr="00924611">
        <w:rPr>
          <w:color w:val="000000" w:themeColor="text1"/>
          <w:sz w:val="24"/>
          <w:lang w:val="en-US"/>
          <w:rPrChange w:id="545" w:author="JORGE AIRY MERCADO GUTIERREZ" w:date="2019-07-07T09:50:00Z">
            <w:rPr>
              <w:color w:val="000000" w:themeColor="text1"/>
              <w:sz w:val="24"/>
            </w:rPr>
          </w:rPrChange>
        </w:rPr>
        <w:t>Macefield</w:t>
      </w:r>
      <w:proofErr w:type="spellEnd"/>
      <w:r w:rsidRPr="00924611">
        <w:rPr>
          <w:color w:val="000000" w:themeColor="text1"/>
          <w:sz w:val="24"/>
          <w:lang w:val="en-US"/>
          <w:rPrChange w:id="546" w:author="JORGE AIRY MERCADO GUTIERREZ" w:date="2019-07-07T09:50:00Z">
            <w:rPr>
              <w:color w:val="000000" w:themeColor="text1"/>
              <w:sz w:val="24"/>
            </w:rPr>
          </w:rPrChange>
        </w:rPr>
        <w:t xml:space="preserve">, A. van Schaik, y J. C. </w:t>
      </w:r>
      <w:proofErr w:type="spellStart"/>
      <w:r w:rsidRPr="00924611">
        <w:rPr>
          <w:color w:val="000000" w:themeColor="text1"/>
          <w:sz w:val="24"/>
          <w:lang w:val="en-US"/>
          <w:rPrChange w:id="547" w:author="JORGE AIRY MERCADO GUTIERREZ" w:date="2019-07-07T09:50:00Z">
            <w:rPr>
              <w:color w:val="000000" w:themeColor="text1"/>
              <w:sz w:val="24"/>
            </w:rPr>
          </w:rPrChange>
        </w:rPr>
        <w:t>Tapson</w:t>
      </w:r>
      <w:proofErr w:type="spellEnd"/>
      <w:r w:rsidRPr="00924611">
        <w:rPr>
          <w:color w:val="000000" w:themeColor="text1"/>
          <w:sz w:val="24"/>
          <w:lang w:val="en-US"/>
          <w:rPrChange w:id="548" w:author="JORGE AIRY MERCADO GUTIERREZ" w:date="2019-07-07T09:50:00Z">
            <w:rPr>
              <w:color w:val="000000" w:themeColor="text1"/>
              <w:sz w:val="24"/>
            </w:rPr>
          </w:rPrChange>
        </w:rPr>
        <w:t xml:space="preserve">, “A review of control strategies in closed-loop </w:t>
      </w:r>
      <w:proofErr w:type="spellStart"/>
      <w:r w:rsidRPr="00924611">
        <w:rPr>
          <w:color w:val="000000" w:themeColor="text1"/>
          <w:sz w:val="24"/>
          <w:lang w:val="en-US"/>
          <w:rPrChange w:id="549" w:author="JORGE AIRY MERCADO GUTIERREZ" w:date="2019-07-07T09:50:00Z">
            <w:rPr>
              <w:color w:val="000000" w:themeColor="text1"/>
              <w:sz w:val="24"/>
            </w:rPr>
          </w:rPrChange>
        </w:rPr>
        <w:t>neuroprosthetic</w:t>
      </w:r>
      <w:proofErr w:type="spellEnd"/>
      <w:r w:rsidRPr="00924611">
        <w:rPr>
          <w:color w:val="000000" w:themeColor="text1"/>
          <w:sz w:val="24"/>
          <w:lang w:val="en-US"/>
          <w:rPrChange w:id="550" w:author="JORGE AIRY MERCADO GUTIERREZ" w:date="2019-07-07T09:50:00Z">
            <w:rPr>
              <w:color w:val="000000" w:themeColor="text1"/>
              <w:sz w:val="24"/>
            </w:rPr>
          </w:rPrChange>
        </w:rPr>
        <w:t xml:space="preserve"> systems”, Front. </w:t>
      </w:r>
      <w:proofErr w:type="spellStart"/>
      <w:r w:rsidRPr="00E218D3">
        <w:rPr>
          <w:color w:val="000000" w:themeColor="text1"/>
          <w:sz w:val="24"/>
        </w:rPr>
        <w:t>Neurosci</w:t>
      </w:r>
      <w:proofErr w:type="spellEnd"/>
      <w:r w:rsidRPr="00E218D3">
        <w:rPr>
          <w:color w:val="000000" w:themeColor="text1"/>
          <w:sz w:val="24"/>
        </w:rPr>
        <w:t>., vol. 10, núm. JUL, 2016.</w:t>
      </w:r>
    </w:p>
    <w:p w14:paraId="483CC521" w14:textId="1C9DFF12" w:rsidR="009C1EE3" w:rsidRPr="00924611" w:rsidRDefault="009C1EE3" w:rsidP="001C45D3">
      <w:pPr>
        <w:pStyle w:val="Prrafodelista"/>
        <w:numPr>
          <w:ilvl w:val="0"/>
          <w:numId w:val="7"/>
        </w:numPr>
        <w:spacing w:line="360" w:lineRule="auto"/>
        <w:jc w:val="both"/>
        <w:rPr>
          <w:color w:val="000000" w:themeColor="text1"/>
          <w:sz w:val="24"/>
          <w:lang w:val="en-US"/>
          <w:rPrChange w:id="551" w:author="JORGE AIRY MERCADO GUTIERREZ" w:date="2019-07-07T09:50:00Z">
            <w:rPr>
              <w:color w:val="000000" w:themeColor="text1"/>
              <w:sz w:val="24"/>
            </w:rPr>
          </w:rPrChange>
        </w:rPr>
      </w:pPr>
      <w:r w:rsidRPr="00924611">
        <w:rPr>
          <w:color w:val="000000" w:themeColor="text1"/>
          <w:sz w:val="24"/>
          <w:lang w:val="en-US"/>
          <w:rPrChange w:id="552" w:author="JORGE AIRY MERCADO GUTIERREZ" w:date="2019-07-07T09:50:00Z">
            <w:rPr>
              <w:color w:val="000000" w:themeColor="text1"/>
              <w:sz w:val="24"/>
            </w:rPr>
          </w:rPrChange>
        </w:rPr>
        <w:t xml:space="preserve">C. Salchow, M. </w:t>
      </w:r>
      <w:proofErr w:type="spellStart"/>
      <w:r w:rsidRPr="00924611">
        <w:rPr>
          <w:color w:val="000000" w:themeColor="text1"/>
          <w:sz w:val="24"/>
          <w:lang w:val="en-US"/>
          <w:rPrChange w:id="553" w:author="JORGE AIRY MERCADO GUTIERREZ" w:date="2019-07-07T09:50:00Z">
            <w:rPr>
              <w:color w:val="000000" w:themeColor="text1"/>
              <w:sz w:val="24"/>
            </w:rPr>
          </w:rPrChange>
        </w:rPr>
        <w:t>Valtin</w:t>
      </w:r>
      <w:proofErr w:type="spellEnd"/>
      <w:r w:rsidRPr="00924611">
        <w:rPr>
          <w:color w:val="000000" w:themeColor="text1"/>
          <w:sz w:val="24"/>
          <w:lang w:val="en-US"/>
          <w:rPrChange w:id="554" w:author="JORGE AIRY MERCADO GUTIERREZ" w:date="2019-07-07T09:50:00Z">
            <w:rPr>
              <w:color w:val="000000" w:themeColor="text1"/>
              <w:sz w:val="24"/>
            </w:rPr>
          </w:rPrChange>
        </w:rPr>
        <w:t xml:space="preserve">, T. </w:t>
      </w:r>
      <w:proofErr w:type="spellStart"/>
      <w:r w:rsidRPr="00924611">
        <w:rPr>
          <w:color w:val="000000" w:themeColor="text1"/>
          <w:sz w:val="24"/>
          <w:lang w:val="en-US"/>
          <w:rPrChange w:id="555" w:author="JORGE AIRY MERCADO GUTIERREZ" w:date="2019-07-07T09:50:00Z">
            <w:rPr>
              <w:color w:val="000000" w:themeColor="text1"/>
              <w:sz w:val="24"/>
            </w:rPr>
          </w:rPrChange>
        </w:rPr>
        <w:t>Seel</w:t>
      </w:r>
      <w:proofErr w:type="spellEnd"/>
      <w:r w:rsidRPr="00924611">
        <w:rPr>
          <w:color w:val="000000" w:themeColor="text1"/>
          <w:sz w:val="24"/>
          <w:lang w:val="en-US"/>
          <w:rPrChange w:id="556" w:author="JORGE AIRY MERCADO GUTIERREZ" w:date="2019-07-07T09:50:00Z">
            <w:rPr>
              <w:color w:val="000000" w:themeColor="text1"/>
              <w:sz w:val="24"/>
            </w:rPr>
          </w:rPrChange>
        </w:rPr>
        <w:t xml:space="preserve">, y T. Schauer, “Development of a Feedback-Controlled Hand </w:t>
      </w:r>
      <w:proofErr w:type="spellStart"/>
      <w:r w:rsidRPr="00924611">
        <w:rPr>
          <w:color w:val="000000" w:themeColor="text1"/>
          <w:sz w:val="24"/>
          <w:lang w:val="en-US"/>
          <w:rPrChange w:id="557" w:author="JORGE AIRY MERCADO GUTIERREZ" w:date="2019-07-07T09:50:00Z">
            <w:rPr>
              <w:color w:val="000000" w:themeColor="text1"/>
              <w:sz w:val="24"/>
            </w:rPr>
          </w:rPrChange>
        </w:rPr>
        <w:t>Neuroprosthesis</w:t>
      </w:r>
      <w:proofErr w:type="spellEnd"/>
      <w:r w:rsidRPr="00924611">
        <w:rPr>
          <w:color w:val="000000" w:themeColor="text1"/>
          <w:sz w:val="24"/>
          <w:lang w:val="en-US"/>
          <w:rPrChange w:id="558" w:author="JORGE AIRY MERCADO GUTIERREZ" w:date="2019-07-07T09:50:00Z">
            <w:rPr>
              <w:color w:val="000000" w:themeColor="text1"/>
              <w:sz w:val="24"/>
            </w:rPr>
          </w:rPrChange>
        </w:rPr>
        <w:t>: FES-Supported Mirror Training”, pp. 4–5, 2016.</w:t>
      </w:r>
    </w:p>
    <w:p w14:paraId="080C5A88" w14:textId="47E6A2FF" w:rsidR="009C1EE3" w:rsidRPr="00924611" w:rsidRDefault="009C1EE3" w:rsidP="009C1EE3">
      <w:pPr>
        <w:pStyle w:val="Prrafodelista"/>
        <w:numPr>
          <w:ilvl w:val="0"/>
          <w:numId w:val="7"/>
        </w:numPr>
        <w:spacing w:line="360" w:lineRule="auto"/>
        <w:jc w:val="both"/>
        <w:rPr>
          <w:color w:val="000000" w:themeColor="text1"/>
          <w:sz w:val="24"/>
          <w:lang w:val="en-US"/>
          <w:rPrChange w:id="559" w:author="JORGE AIRY MERCADO GUTIERREZ" w:date="2019-07-07T09:50:00Z">
            <w:rPr>
              <w:color w:val="000000" w:themeColor="text1"/>
              <w:sz w:val="24"/>
            </w:rPr>
          </w:rPrChange>
        </w:rPr>
      </w:pPr>
      <w:r w:rsidRPr="00924611">
        <w:rPr>
          <w:color w:val="000000" w:themeColor="text1"/>
          <w:sz w:val="24"/>
          <w:lang w:val="en-US"/>
          <w:rPrChange w:id="560" w:author="JORGE AIRY MERCADO GUTIERREZ" w:date="2019-07-07T09:50:00Z">
            <w:rPr>
              <w:color w:val="000000" w:themeColor="text1"/>
              <w:sz w:val="24"/>
            </w:rPr>
          </w:rPrChange>
        </w:rPr>
        <w:t xml:space="preserve">M. Sun, “A FUNCTIONAL ELECTRICAL STIMULATION (FES) CONTROL SYSTEM FOR UPPER LIMB REHABILITATION”, University of </w:t>
      </w:r>
      <w:proofErr w:type="spellStart"/>
      <w:r w:rsidRPr="00924611">
        <w:rPr>
          <w:color w:val="000000" w:themeColor="text1"/>
          <w:sz w:val="24"/>
          <w:lang w:val="en-US"/>
          <w:rPrChange w:id="561" w:author="JORGE AIRY MERCADO GUTIERREZ" w:date="2019-07-07T09:50:00Z">
            <w:rPr>
              <w:color w:val="000000" w:themeColor="text1"/>
              <w:sz w:val="24"/>
            </w:rPr>
          </w:rPrChange>
        </w:rPr>
        <w:t>Salford</w:t>
      </w:r>
      <w:proofErr w:type="spellEnd"/>
      <w:r w:rsidRPr="00924611">
        <w:rPr>
          <w:color w:val="000000" w:themeColor="text1"/>
          <w:sz w:val="24"/>
          <w:lang w:val="en-US"/>
          <w:rPrChange w:id="562" w:author="JORGE AIRY MERCADO GUTIERREZ" w:date="2019-07-07T09:50:00Z">
            <w:rPr>
              <w:color w:val="000000" w:themeColor="text1"/>
              <w:sz w:val="24"/>
            </w:rPr>
          </w:rPrChange>
        </w:rPr>
        <w:t>, 2014.</w:t>
      </w:r>
    </w:p>
    <w:p w14:paraId="744F17F6" w14:textId="412F873E" w:rsidR="009C1EE3" w:rsidRDefault="009C1EE3" w:rsidP="009C1EE3">
      <w:pPr>
        <w:pStyle w:val="Prrafodelista"/>
        <w:numPr>
          <w:ilvl w:val="0"/>
          <w:numId w:val="7"/>
        </w:numPr>
        <w:spacing w:line="360" w:lineRule="auto"/>
        <w:jc w:val="both"/>
        <w:rPr>
          <w:color w:val="000000" w:themeColor="text1"/>
          <w:sz w:val="24"/>
        </w:rPr>
      </w:pPr>
      <w:r w:rsidRPr="00924611">
        <w:rPr>
          <w:color w:val="000000" w:themeColor="text1"/>
          <w:sz w:val="24"/>
          <w:lang w:val="en-US"/>
          <w:rPrChange w:id="563" w:author="JORGE AIRY MERCADO GUTIERREZ" w:date="2019-07-07T09:50:00Z">
            <w:rPr>
              <w:color w:val="000000" w:themeColor="text1"/>
              <w:sz w:val="24"/>
            </w:rPr>
          </w:rPrChange>
        </w:rPr>
        <w:t xml:space="preserve">D. Simonsen, E. G. </w:t>
      </w:r>
      <w:proofErr w:type="spellStart"/>
      <w:r w:rsidRPr="00924611">
        <w:rPr>
          <w:color w:val="000000" w:themeColor="text1"/>
          <w:sz w:val="24"/>
          <w:lang w:val="en-US"/>
          <w:rPrChange w:id="564" w:author="JORGE AIRY MERCADO GUTIERREZ" w:date="2019-07-07T09:50:00Z">
            <w:rPr>
              <w:color w:val="000000" w:themeColor="text1"/>
              <w:sz w:val="24"/>
            </w:rPr>
          </w:rPrChange>
        </w:rPr>
        <w:t>Spaich</w:t>
      </w:r>
      <w:proofErr w:type="spellEnd"/>
      <w:r w:rsidRPr="00924611">
        <w:rPr>
          <w:color w:val="000000" w:themeColor="text1"/>
          <w:sz w:val="24"/>
          <w:lang w:val="en-US"/>
          <w:rPrChange w:id="565" w:author="JORGE AIRY MERCADO GUTIERREZ" w:date="2019-07-07T09:50:00Z">
            <w:rPr>
              <w:color w:val="000000" w:themeColor="text1"/>
              <w:sz w:val="24"/>
            </w:rPr>
          </w:rPrChange>
        </w:rPr>
        <w:t xml:space="preserve">, J. Hansen, y O. K. Andersen, “Design and Test of a Closed-Loop FES System for Supporting Function of the Hemiparetic Hand Based on Automatic Detection Using the Microsoft Kinect Sensor”, IEEE Trans. </w:t>
      </w:r>
      <w:r w:rsidRPr="009C1EE3">
        <w:rPr>
          <w:color w:val="000000" w:themeColor="text1"/>
          <w:sz w:val="24"/>
        </w:rPr>
        <w:t xml:space="preserve">Neural </w:t>
      </w:r>
      <w:proofErr w:type="spellStart"/>
      <w:r w:rsidRPr="009C1EE3">
        <w:rPr>
          <w:color w:val="000000" w:themeColor="text1"/>
          <w:sz w:val="24"/>
        </w:rPr>
        <w:t>Syst</w:t>
      </w:r>
      <w:proofErr w:type="spellEnd"/>
      <w:r w:rsidRPr="009C1EE3">
        <w:rPr>
          <w:color w:val="000000" w:themeColor="text1"/>
          <w:sz w:val="24"/>
        </w:rPr>
        <w:t xml:space="preserve">. </w:t>
      </w:r>
      <w:proofErr w:type="spellStart"/>
      <w:r w:rsidRPr="009C1EE3">
        <w:rPr>
          <w:color w:val="000000" w:themeColor="text1"/>
          <w:sz w:val="24"/>
        </w:rPr>
        <w:t>Rehabil</w:t>
      </w:r>
      <w:proofErr w:type="spellEnd"/>
      <w:r w:rsidRPr="009C1EE3">
        <w:rPr>
          <w:color w:val="000000" w:themeColor="text1"/>
          <w:sz w:val="24"/>
        </w:rPr>
        <w:t>. Eng., vol. 25, núm. 8, pp. 1249–1256, ago. 2017.</w:t>
      </w:r>
    </w:p>
    <w:p w14:paraId="576428FE" w14:textId="1E2D6BE7" w:rsidR="001E2EF7" w:rsidRPr="00924611" w:rsidRDefault="001E2EF7" w:rsidP="009C1EE3">
      <w:pPr>
        <w:pStyle w:val="Prrafodelista"/>
        <w:numPr>
          <w:ilvl w:val="0"/>
          <w:numId w:val="7"/>
        </w:numPr>
        <w:spacing w:line="360" w:lineRule="auto"/>
        <w:jc w:val="both"/>
        <w:rPr>
          <w:color w:val="000000" w:themeColor="text1"/>
          <w:sz w:val="24"/>
          <w:lang w:val="en-US"/>
          <w:rPrChange w:id="566" w:author="JORGE AIRY MERCADO GUTIERREZ" w:date="2019-07-07T09:50:00Z">
            <w:rPr>
              <w:color w:val="000000" w:themeColor="text1"/>
              <w:sz w:val="24"/>
            </w:rPr>
          </w:rPrChange>
        </w:rPr>
      </w:pPr>
      <w:r w:rsidRPr="00924611">
        <w:rPr>
          <w:color w:val="000000" w:themeColor="text1"/>
          <w:sz w:val="24"/>
          <w:lang w:val="en-US"/>
          <w:rPrChange w:id="567" w:author="JORGE AIRY MERCADO GUTIERREZ" w:date="2019-07-07T09:50:00Z">
            <w:rPr>
              <w:color w:val="000000" w:themeColor="text1"/>
              <w:sz w:val="24"/>
            </w:rPr>
          </w:rPrChange>
        </w:rPr>
        <w:t xml:space="preserve">B. Woods, M. Subramanian, A. </w:t>
      </w:r>
      <w:proofErr w:type="spellStart"/>
      <w:r w:rsidRPr="00924611">
        <w:rPr>
          <w:color w:val="000000" w:themeColor="text1"/>
          <w:sz w:val="24"/>
          <w:lang w:val="en-US"/>
          <w:rPrChange w:id="568" w:author="JORGE AIRY MERCADO GUTIERREZ" w:date="2019-07-07T09:50:00Z">
            <w:rPr>
              <w:color w:val="000000" w:themeColor="text1"/>
              <w:sz w:val="24"/>
            </w:rPr>
          </w:rPrChange>
        </w:rPr>
        <w:t>Shafti</w:t>
      </w:r>
      <w:proofErr w:type="spellEnd"/>
      <w:r w:rsidRPr="00924611">
        <w:rPr>
          <w:color w:val="000000" w:themeColor="text1"/>
          <w:sz w:val="24"/>
          <w:lang w:val="en-US"/>
          <w:rPrChange w:id="569" w:author="JORGE AIRY MERCADO GUTIERREZ" w:date="2019-07-07T09:50:00Z">
            <w:rPr>
              <w:color w:val="000000" w:themeColor="text1"/>
              <w:sz w:val="24"/>
            </w:rPr>
          </w:rPrChange>
        </w:rPr>
        <w:t>, y A. A. Faisal, “</w:t>
      </w:r>
      <w:proofErr w:type="spellStart"/>
      <w:r w:rsidRPr="00924611">
        <w:rPr>
          <w:color w:val="000000" w:themeColor="text1"/>
          <w:sz w:val="24"/>
          <w:lang w:val="en-US"/>
          <w:rPrChange w:id="570" w:author="JORGE AIRY MERCADO GUTIERREZ" w:date="2019-07-07T09:50:00Z">
            <w:rPr>
              <w:color w:val="000000" w:themeColor="text1"/>
              <w:sz w:val="24"/>
            </w:rPr>
          </w:rPrChange>
        </w:rPr>
        <w:t>Mechanomyograpby</w:t>
      </w:r>
      <w:proofErr w:type="spellEnd"/>
      <w:r w:rsidRPr="00924611">
        <w:rPr>
          <w:color w:val="000000" w:themeColor="text1"/>
          <w:sz w:val="24"/>
          <w:lang w:val="en-US"/>
          <w:rPrChange w:id="571" w:author="JORGE AIRY MERCADO GUTIERREZ" w:date="2019-07-07T09:50:00Z">
            <w:rPr>
              <w:color w:val="000000" w:themeColor="text1"/>
              <w:sz w:val="24"/>
            </w:rPr>
          </w:rPrChange>
        </w:rPr>
        <w:t xml:space="preserve"> Based Closed-Loop Functional Electrical Stimulation Cycling System”, Proc. IEEE RAS EMBS Int. Conf. Biomed. Robot. </w:t>
      </w:r>
      <w:proofErr w:type="spellStart"/>
      <w:r w:rsidRPr="00924611">
        <w:rPr>
          <w:color w:val="000000" w:themeColor="text1"/>
          <w:sz w:val="24"/>
          <w:lang w:val="en-US"/>
          <w:rPrChange w:id="572" w:author="JORGE AIRY MERCADO GUTIERREZ" w:date="2019-07-07T09:50:00Z">
            <w:rPr>
              <w:color w:val="000000" w:themeColor="text1"/>
              <w:sz w:val="24"/>
            </w:rPr>
          </w:rPrChange>
        </w:rPr>
        <w:t>Biomechatronics</w:t>
      </w:r>
      <w:proofErr w:type="spellEnd"/>
      <w:r w:rsidRPr="00924611">
        <w:rPr>
          <w:color w:val="000000" w:themeColor="text1"/>
          <w:sz w:val="24"/>
          <w:lang w:val="en-US"/>
          <w:rPrChange w:id="573" w:author="JORGE AIRY MERCADO GUTIERREZ" w:date="2019-07-07T09:50:00Z">
            <w:rPr>
              <w:color w:val="000000" w:themeColor="text1"/>
              <w:sz w:val="24"/>
            </w:rPr>
          </w:rPrChange>
        </w:rPr>
        <w:t>, vol. 2018-Augus, pp. 179–184, 2018.</w:t>
      </w:r>
    </w:p>
    <w:sectPr w:rsidR="001E2EF7" w:rsidRPr="00924611" w:rsidSect="00401912">
      <w:footerReference w:type="first" r:id="rId19"/>
      <w:pgSz w:w="12240" w:h="15840"/>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3" w:author="Enrique Mena Camilo" w:date="2019-07-03T23:50:00Z" w:initials="EMC">
    <w:p w14:paraId="705E2F03" w14:textId="36DAB034" w:rsidR="004608E8" w:rsidRDefault="004608E8">
      <w:pPr>
        <w:pStyle w:val="Textocomentario"/>
      </w:pPr>
      <w:r>
        <w:rPr>
          <w:rStyle w:val="Refdecomentario"/>
        </w:rPr>
        <w:annotationRef/>
      </w:r>
      <w:r>
        <w:t>Modificarlo para llevar al lector de lo general a lo específico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5E2F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5E2F03" w16cid:durableId="20C7BD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F2807" w14:textId="77777777" w:rsidR="00967078" w:rsidRDefault="00967078" w:rsidP="00E733B1">
      <w:pPr>
        <w:spacing w:after="0" w:line="240" w:lineRule="auto"/>
      </w:pPr>
      <w:r>
        <w:separator/>
      </w:r>
    </w:p>
  </w:endnote>
  <w:endnote w:type="continuationSeparator" w:id="0">
    <w:p w14:paraId="4C4E7B69" w14:textId="77777777" w:rsidR="00967078" w:rsidRDefault="00967078" w:rsidP="00E7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867298"/>
      <w:docPartObj>
        <w:docPartGallery w:val="Page Numbers (Bottom of Page)"/>
        <w:docPartUnique/>
      </w:docPartObj>
    </w:sdtPr>
    <w:sdtContent>
      <w:p w14:paraId="0A674ACD" w14:textId="0D410437" w:rsidR="004608E8" w:rsidRDefault="004608E8">
        <w:pPr>
          <w:pStyle w:val="Piedepgina"/>
          <w:jc w:val="right"/>
        </w:pPr>
        <w:r>
          <w:fldChar w:fldCharType="begin"/>
        </w:r>
        <w:r>
          <w:instrText>PAGE   \* MERGEFORMAT</w:instrText>
        </w:r>
        <w:r>
          <w:fldChar w:fldCharType="separate"/>
        </w:r>
        <w:r>
          <w:rPr>
            <w:lang w:val="es-ES"/>
          </w:rPr>
          <w:t>2</w:t>
        </w:r>
        <w:r>
          <w:fldChar w:fldCharType="end"/>
        </w:r>
      </w:p>
    </w:sdtContent>
  </w:sdt>
  <w:p w14:paraId="08EF70F3" w14:textId="77777777" w:rsidR="004608E8" w:rsidRDefault="004608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563221"/>
      <w:docPartObj>
        <w:docPartGallery w:val="Page Numbers (Bottom of Page)"/>
        <w:docPartUnique/>
      </w:docPartObj>
    </w:sdtPr>
    <w:sdtContent>
      <w:p w14:paraId="1044CE3D" w14:textId="77777777" w:rsidR="004608E8" w:rsidRDefault="004608E8">
        <w:pPr>
          <w:pStyle w:val="Piedepgina"/>
          <w:jc w:val="right"/>
        </w:pPr>
        <w:r>
          <w:fldChar w:fldCharType="begin"/>
        </w:r>
        <w:r>
          <w:instrText>PAGE   \* MERGEFORMAT</w:instrText>
        </w:r>
        <w:r>
          <w:fldChar w:fldCharType="separate"/>
        </w:r>
        <w:r>
          <w:rPr>
            <w:lang w:val="es-ES"/>
          </w:rPr>
          <w:t>2</w:t>
        </w:r>
        <w:r>
          <w:fldChar w:fldCharType="end"/>
        </w:r>
      </w:p>
    </w:sdtContent>
  </w:sdt>
  <w:p w14:paraId="3AA8C17E" w14:textId="77777777" w:rsidR="004608E8" w:rsidRDefault="004608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0AAD8" w14:textId="77777777" w:rsidR="00967078" w:rsidRDefault="00967078" w:rsidP="00E733B1">
      <w:pPr>
        <w:spacing w:after="0" w:line="240" w:lineRule="auto"/>
      </w:pPr>
      <w:r>
        <w:separator/>
      </w:r>
    </w:p>
  </w:footnote>
  <w:footnote w:type="continuationSeparator" w:id="0">
    <w:p w14:paraId="1D76413E" w14:textId="77777777" w:rsidR="00967078" w:rsidRDefault="00967078" w:rsidP="00E73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91637"/>
    <w:multiLevelType w:val="hybridMultilevel"/>
    <w:tmpl w:val="C0FE4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975E3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0B3DC2"/>
    <w:multiLevelType w:val="hybridMultilevel"/>
    <w:tmpl w:val="174E74B8"/>
    <w:lvl w:ilvl="0" w:tplc="D49CE10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994149"/>
    <w:multiLevelType w:val="hybridMultilevel"/>
    <w:tmpl w:val="890062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56E35CC"/>
    <w:multiLevelType w:val="hybridMultilevel"/>
    <w:tmpl w:val="1FD227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46169C"/>
    <w:multiLevelType w:val="hybridMultilevel"/>
    <w:tmpl w:val="3CB457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B4E2BD3"/>
    <w:multiLevelType w:val="hybridMultilevel"/>
    <w:tmpl w:val="DCB6B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DC164F"/>
    <w:multiLevelType w:val="hybridMultilevel"/>
    <w:tmpl w:val="147EA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3371B11"/>
    <w:multiLevelType w:val="hybridMultilevel"/>
    <w:tmpl w:val="3F2CE2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C276700"/>
    <w:multiLevelType w:val="hybridMultilevel"/>
    <w:tmpl w:val="90EC2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FF71A94"/>
    <w:multiLevelType w:val="hybridMultilevel"/>
    <w:tmpl w:val="AB44DB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753A075D"/>
    <w:multiLevelType w:val="hybridMultilevel"/>
    <w:tmpl w:val="6A5A8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4"/>
  </w:num>
  <w:num w:numId="5">
    <w:abstractNumId w:val="5"/>
  </w:num>
  <w:num w:numId="6">
    <w:abstractNumId w:val="1"/>
  </w:num>
  <w:num w:numId="7">
    <w:abstractNumId w:val="2"/>
  </w:num>
  <w:num w:numId="8">
    <w:abstractNumId w:val="11"/>
  </w:num>
  <w:num w:numId="9">
    <w:abstractNumId w:val="8"/>
  </w:num>
  <w:num w:numId="10">
    <w:abstractNumId w:val="10"/>
  </w:num>
  <w:num w:numId="11">
    <w:abstractNumId w:val="3"/>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GE AIRY MERCADO GUTIERREZ">
    <w15:presenceInfo w15:providerId="Windows Live" w15:userId="06c142ed185c9623"/>
  </w15:person>
  <w15:person w15:author="Enrique Mena Camilo">
    <w15:presenceInfo w15:providerId="Windows Live" w15:userId="5ce607a061958e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3B1"/>
    <w:rsid w:val="00013104"/>
    <w:rsid w:val="00014461"/>
    <w:rsid w:val="00015F39"/>
    <w:rsid w:val="00020A6A"/>
    <w:rsid w:val="00020D6C"/>
    <w:rsid w:val="0002184D"/>
    <w:rsid w:val="00025509"/>
    <w:rsid w:val="00037E56"/>
    <w:rsid w:val="000410ED"/>
    <w:rsid w:val="00041198"/>
    <w:rsid w:val="00045A74"/>
    <w:rsid w:val="00053383"/>
    <w:rsid w:val="00072372"/>
    <w:rsid w:val="00073748"/>
    <w:rsid w:val="00090967"/>
    <w:rsid w:val="00094ABF"/>
    <w:rsid w:val="000A552D"/>
    <w:rsid w:val="000B2285"/>
    <w:rsid w:val="000C25FC"/>
    <w:rsid w:val="000C3BF4"/>
    <w:rsid w:val="000D028E"/>
    <w:rsid w:val="000D5493"/>
    <w:rsid w:val="000F53EB"/>
    <w:rsid w:val="00103AE5"/>
    <w:rsid w:val="00107B46"/>
    <w:rsid w:val="00113712"/>
    <w:rsid w:val="00114ADC"/>
    <w:rsid w:val="00114D03"/>
    <w:rsid w:val="00120C4F"/>
    <w:rsid w:val="001303D6"/>
    <w:rsid w:val="00152180"/>
    <w:rsid w:val="001527DF"/>
    <w:rsid w:val="00153986"/>
    <w:rsid w:val="00161FCF"/>
    <w:rsid w:val="001644AC"/>
    <w:rsid w:val="00193C8D"/>
    <w:rsid w:val="00196D84"/>
    <w:rsid w:val="00197466"/>
    <w:rsid w:val="001A3615"/>
    <w:rsid w:val="001A7A24"/>
    <w:rsid w:val="001B79C5"/>
    <w:rsid w:val="001C45D3"/>
    <w:rsid w:val="001C47F7"/>
    <w:rsid w:val="001E181B"/>
    <w:rsid w:val="001E2EF7"/>
    <w:rsid w:val="001F2189"/>
    <w:rsid w:val="00233464"/>
    <w:rsid w:val="0023551B"/>
    <w:rsid w:val="00236030"/>
    <w:rsid w:val="002362A8"/>
    <w:rsid w:val="002459F0"/>
    <w:rsid w:val="002533A4"/>
    <w:rsid w:val="00257873"/>
    <w:rsid w:val="00263036"/>
    <w:rsid w:val="00264DAD"/>
    <w:rsid w:val="002773F4"/>
    <w:rsid w:val="00283AA7"/>
    <w:rsid w:val="0029250A"/>
    <w:rsid w:val="002A2727"/>
    <w:rsid w:val="002A7B58"/>
    <w:rsid w:val="002C26C6"/>
    <w:rsid w:val="002C335D"/>
    <w:rsid w:val="002D0121"/>
    <w:rsid w:val="002D66E4"/>
    <w:rsid w:val="002E4F08"/>
    <w:rsid w:val="002E5383"/>
    <w:rsid w:val="002F0D94"/>
    <w:rsid w:val="0030781B"/>
    <w:rsid w:val="00321801"/>
    <w:rsid w:val="0035118A"/>
    <w:rsid w:val="0036301B"/>
    <w:rsid w:val="00365CC3"/>
    <w:rsid w:val="003675A9"/>
    <w:rsid w:val="00385059"/>
    <w:rsid w:val="00386480"/>
    <w:rsid w:val="00386B7B"/>
    <w:rsid w:val="003928AA"/>
    <w:rsid w:val="003A0F79"/>
    <w:rsid w:val="003A1D6D"/>
    <w:rsid w:val="003A23E4"/>
    <w:rsid w:val="003A2445"/>
    <w:rsid w:val="003C0717"/>
    <w:rsid w:val="003C2186"/>
    <w:rsid w:val="003C4970"/>
    <w:rsid w:val="003D0C4F"/>
    <w:rsid w:val="003D1656"/>
    <w:rsid w:val="003D663B"/>
    <w:rsid w:val="003E0065"/>
    <w:rsid w:val="003E11FB"/>
    <w:rsid w:val="00401912"/>
    <w:rsid w:val="00407676"/>
    <w:rsid w:val="00427B43"/>
    <w:rsid w:val="00434290"/>
    <w:rsid w:val="004360DD"/>
    <w:rsid w:val="0044543B"/>
    <w:rsid w:val="00445E8A"/>
    <w:rsid w:val="004516C0"/>
    <w:rsid w:val="004608E8"/>
    <w:rsid w:val="00465B0C"/>
    <w:rsid w:val="00466CC6"/>
    <w:rsid w:val="00473BEA"/>
    <w:rsid w:val="00481266"/>
    <w:rsid w:val="0048300E"/>
    <w:rsid w:val="00490B9C"/>
    <w:rsid w:val="00493065"/>
    <w:rsid w:val="004939EC"/>
    <w:rsid w:val="00494A08"/>
    <w:rsid w:val="004B35D4"/>
    <w:rsid w:val="004C3F6C"/>
    <w:rsid w:val="004C41CA"/>
    <w:rsid w:val="004C47F2"/>
    <w:rsid w:val="004D1619"/>
    <w:rsid w:val="004D7D3D"/>
    <w:rsid w:val="00501528"/>
    <w:rsid w:val="00525000"/>
    <w:rsid w:val="005258A2"/>
    <w:rsid w:val="0053143F"/>
    <w:rsid w:val="00532750"/>
    <w:rsid w:val="005340C3"/>
    <w:rsid w:val="00541D2B"/>
    <w:rsid w:val="00550859"/>
    <w:rsid w:val="00557010"/>
    <w:rsid w:val="00561C69"/>
    <w:rsid w:val="005660C5"/>
    <w:rsid w:val="00567679"/>
    <w:rsid w:val="00571303"/>
    <w:rsid w:val="0057285E"/>
    <w:rsid w:val="00584456"/>
    <w:rsid w:val="0059273C"/>
    <w:rsid w:val="005B0F60"/>
    <w:rsid w:val="005B19FA"/>
    <w:rsid w:val="005B2127"/>
    <w:rsid w:val="005B22B2"/>
    <w:rsid w:val="005B2931"/>
    <w:rsid w:val="00602DBF"/>
    <w:rsid w:val="00616BDD"/>
    <w:rsid w:val="006312AE"/>
    <w:rsid w:val="00642AB0"/>
    <w:rsid w:val="00643F62"/>
    <w:rsid w:val="006478F9"/>
    <w:rsid w:val="00654910"/>
    <w:rsid w:val="006733CD"/>
    <w:rsid w:val="0069463D"/>
    <w:rsid w:val="00695D14"/>
    <w:rsid w:val="00695DA4"/>
    <w:rsid w:val="006960D9"/>
    <w:rsid w:val="006B1DA5"/>
    <w:rsid w:val="006C13E7"/>
    <w:rsid w:val="006C4548"/>
    <w:rsid w:val="006F37AE"/>
    <w:rsid w:val="007066B8"/>
    <w:rsid w:val="00710EB1"/>
    <w:rsid w:val="0071760F"/>
    <w:rsid w:val="00731A17"/>
    <w:rsid w:val="00731F98"/>
    <w:rsid w:val="0073789C"/>
    <w:rsid w:val="00742F2B"/>
    <w:rsid w:val="00744B17"/>
    <w:rsid w:val="00746F97"/>
    <w:rsid w:val="007525DD"/>
    <w:rsid w:val="007532AB"/>
    <w:rsid w:val="00781878"/>
    <w:rsid w:val="00793F27"/>
    <w:rsid w:val="007960D5"/>
    <w:rsid w:val="007B4057"/>
    <w:rsid w:val="007D275C"/>
    <w:rsid w:val="007E1109"/>
    <w:rsid w:val="007E4B8C"/>
    <w:rsid w:val="007E5CB3"/>
    <w:rsid w:val="007F4C6B"/>
    <w:rsid w:val="00817DAA"/>
    <w:rsid w:val="00820FCC"/>
    <w:rsid w:val="0083298C"/>
    <w:rsid w:val="00841C71"/>
    <w:rsid w:val="00860AEA"/>
    <w:rsid w:val="00866CB9"/>
    <w:rsid w:val="00870061"/>
    <w:rsid w:val="00870E85"/>
    <w:rsid w:val="00875291"/>
    <w:rsid w:val="008771F9"/>
    <w:rsid w:val="00883AF1"/>
    <w:rsid w:val="00893FE2"/>
    <w:rsid w:val="00895F35"/>
    <w:rsid w:val="008B766C"/>
    <w:rsid w:val="008C3301"/>
    <w:rsid w:val="008C40D7"/>
    <w:rsid w:val="008C6EF1"/>
    <w:rsid w:val="008D2416"/>
    <w:rsid w:val="008D3CDF"/>
    <w:rsid w:val="008D4D8E"/>
    <w:rsid w:val="008D7BED"/>
    <w:rsid w:val="008E2CB4"/>
    <w:rsid w:val="008E38A1"/>
    <w:rsid w:val="008F66DF"/>
    <w:rsid w:val="008F6B4D"/>
    <w:rsid w:val="00902683"/>
    <w:rsid w:val="00906366"/>
    <w:rsid w:val="009162B7"/>
    <w:rsid w:val="0091672D"/>
    <w:rsid w:val="00924611"/>
    <w:rsid w:val="0093701D"/>
    <w:rsid w:val="009378C8"/>
    <w:rsid w:val="00946B65"/>
    <w:rsid w:val="00964362"/>
    <w:rsid w:val="00964F8D"/>
    <w:rsid w:val="00967078"/>
    <w:rsid w:val="009810AA"/>
    <w:rsid w:val="00983B11"/>
    <w:rsid w:val="00997373"/>
    <w:rsid w:val="009A32BE"/>
    <w:rsid w:val="009B1C73"/>
    <w:rsid w:val="009C1EE3"/>
    <w:rsid w:val="009C2749"/>
    <w:rsid w:val="009D1B6C"/>
    <w:rsid w:val="009D7D17"/>
    <w:rsid w:val="009D7D6D"/>
    <w:rsid w:val="009E09BE"/>
    <w:rsid w:val="009E0BBB"/>
    <w:rsid w:val="009E7EB5"/>
    <w:rsid w:val="00A005CE"/>
    <w:rsid w:val="00A143C6"/>
    <w:rsid w:val="00A2135C"/>
    <w:rsid w:val="00A24347"/>
    <w:rsid w:val="00A25A49"/>
    <w:rsid w:val="00A44400"/>
    <w:rsid w:val="00A465A7"/>
    <w:rsid w:val="00A50617"/>
    <w:rsid w:val="00A778C5"/>
    <w:rsid w:val="00A90FB8"/>
    <w:rsid w:val="00A93559"/>
    <w:rsid w:val="00AB0A28"/>
    <w:rsid w:val="00AB0D7F"/>
    <w:rsid w:val="00AB17B5"/>
    <w:rsid w:val="00AB3658"/>
    <w:rsid w:val="00AD1EE4"/>
    <w:rsid w:val="00AF08E8"/>
    <w:rsid w:val="00AF0A01"/>
    <w:rsid w:val="00B0414D"/>
    <w:rsid w:val="00B17778"/>
    <w:rsid w:val="00B23B5B"/>
    <w:rsid w:val="00B4074F"/>
    <w:rsid w:val="00B504B6"/>
    <w:rsid w:val="00B50BEB"/>
    <w:rsid w:val="00B54191"/>
    <w:rsid w:val="00B61038"/>
    <w:rsid w:val="00B83E24"/>
    <w:rsid w:val="00B95DFE"/>
    <w:rsid w:val="00BC21BE"/>
    <w:rsid w:val="00BC4F14"/>
    <w:rsid w:val="00BD3BCB"/>
    <w:rsid w:val="00BE52A4"/>
    <w:rsid w:val="00BF7A10"/>
    <w:rsid w:val="00BF7BE0"/>
    <w:rsid w:val="00C224D9"/>
    <w:rsid w:val="00C32912"/>
    <w:rsid w:val="00C43244"/>
    <w:rsid w:val="00C527C8"/>
    <w:rsid w:val="00C64461"/>
    <w:rsid w:val="00C65F41"/>
    <w:rsid w:val="00C735A1"/>
    <w:rsid w:val="00C73FE1"/>
    <w:rsid w:val="00C75156"/>
    <w:rsid w:val="00CB206E"/>
    <w:rsid w:val="00CB4AA3"/>
    <w:rsid w:val="00CB6AD8"/>
    <w:rsid w:val="00CC70DA"/>
    <w:rsid w:val="00CD1B08"/>
    <w:rsid w:val="00CD3BAC"/>
    <w:rsid w:val="00CF5145"/>
    <w:rsid w:val="00D0470C"/>
    <w:rsid w:val="00D05F16"/>
    <w:rsid w:val="00D11B02"/>
    <w:rsid w:val="00D13081"/>
    <w:rsid w:val="00D1641A"/>
    <w:rsid w:val="00D16541"/>
    <w:rsid w:val="00D2295D"/>
    <w:rsid w:val="00D27B70"/>
    <w:rsid w:val="00D30819"/>
    <w:rsid w:val="00D32E9E"/>
    <w:rsid w:val="00D3309A"/>
    <w:rsid w:val="00D70F25"/>
    <w:rsid w:val="00D72641"/>
    <w:rsid w:val="00D7476F"/>
    <w:rsid w:val="00D74BEB"/>
    <w:rsid w:val="00D80072"/>
    <w:rsid w:val="00D8428B"/>
    <w:rsid w:val="00D87D90"/>
    <w:rsid w:val="00DA7F11"/>
    <w:rsid w:val="00DB2521"/>
    <w:rsid w:val="00DB6B89"/>
    <w:rsid w:val="00DB73F8"/>
    <w:rsid w:val="00DC0D34"/>
    <w:rsid w:val="00DD1126"/>
    <w:rsid w:val="00E1314F"/>
    <w:rsid w:val="00E17E20"/>
    <w:rsid w:val="00E218D3"/>
    <w:rsid w:val="00E24AF0"/>
    <w:rsid w:val="00E309B5"/>
    <w:rsid w:val="00E733B1"/>
    <w:rsid w:val="00E76D4F"/>
    <w:rsid w:val="00E965C5"/>
    <w:rsid w:val="00EA1AD6"/>
    <w:rsid w:val="00EA1AF1"/>
    <w:rsid w:val="00EA4D9A"/>
    <w:rsid w:val="00EB0FB1"/>
    <w:rsid w:val="00EC7240"/>
    <w:rsid w:val="00ED5145"/>
    <w:rsid w:val="00EE005B"/>
    <w:rsid w:val="00EE2EC9"/>
    <w:rsid w:val="00EF3B39"/>
    <w:rsid w:val="00EF7B8A"/>
    <w:rsid w:val="00F01056"/>
    <w:rsid w:val="00F06BEF"/>
    <w:rsid w:val="00F06C18"/>
    <w:rsid w:val="00F07481"/>
    <w:rsid w:val="00F302FB"/>
    <w:rsid w:val="00F3184D"/>
    <w:rsid w:val="00F407C4"/>
    <w:rsid w:val="00F42D7F"/>
    <w:rsid w:val="00F437B2"/>
    <w:rsid w:val="00F51FD8"/>
    <w:rsid w:val="00F544CA"/>
    <w:rsid w:val="00F56058"/>
    <w:rsid w:val="00F61F57"/>
    <w:rsid w:val="00F94DA7"/>
    <w:rsid w:val="00FA5EDA"/>
    <w:rsid w:val="00FD61AE"/>
    <w:rsid w:val="00FE3FC1"/>
    <w:rsid w:val="00FF39E0"/>
    <w:rsid w:val="00FF5A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03653"/>
  <w15:chartTrackingRefBased/>
  <w15:docId w15:val="{54542A21-6F0C-45C3-84C5-E53BF34E2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19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3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733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33B1"/>
  </w:style>
  <w:style w:type="paragraph" w:styleId="Piedepgina">
    <w:name w:val="footer"/>
    <w:basedOn w:val="Normal"/>
    <w:link w:val="PiedepginaCar"/>
    <w:uiPriority w:val="99"/>
    <w:unhideWhenUsed/>
    <w:rsid w:val="00E733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33B1"/>
  </w:style>
  <w:style w:type="paragraph" w:styleId="Prrafodelista">
    <w:name w:val="List Paragraph"/>
    <w:basedOn w:val="Normal"/>
    <w:uiPriority w:val="34"/>
    <w:qFormat/>
    <w:rsid w:val="00F302FB"/>
    <w:pPr>
      <w:ind w:left="720"/>
      <w:contextualSpacing/>
    </w:pPr>
  </w:style>
  <w:style w:type="character" w:customStyle="1" w:styleId="Ttulo2Car">
    <w:name w:val="Título 2 Car"/>
    <w:basedOn w:val="Fuentedeprrafopredeter"/>
    <w:link w:val="Ttulo2"/>
    <w:uiPriority w:val="9"/>
    <w:rsid w:val="008C3301"/>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BC4F14"/>
    <w:pPr>
      <w:spacing w:after="0" w:line="240" w:lineRule="auto"/>
      <w:ind w:left="220" w:hanging="220"/>
    </w:pPr>
  </w:style>
  <w:style w:type="paragraph" w:styleId="Sinespaciado">
    <w:name w:val="No Spacing"/>
    <w:link w:val="SinespaciadoCar"/>
    <w:uiPriority w:val="1"/>
    <w:qFormat/>
    <w:rsid w:val="002773F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3F4"/>
    <w:rPr>
      <w:rFonts w:eastAsiaTheme="minorEastAsia"/>
      <w:lang w:eastAsia="es-MX"/>
    </w:rPr>
  </w:style>
  <w:style w:type="character" w:customStyle="1" w:styleId="Ttulo1Car">
    <w:name w:val="Título 1 Car"/>
    <w:basedOn w:val="Fuentedeprrafopredeter"/>
    <w:link w:val="Ttulo1"/>
    <w:uiPriority w:val="9"/>
    <w:rsid w:val="005B19F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B19FA"/>
    <w:pPr>
      <w:outlineLvl w:val="9"/>
    </w:pPr>
    <w:rPr>
      <w:lang w:eastAsia="es-MX"/>
    </w:rPr>
  </w:style>
  <w:style w:type="paragraph" w:styleId="TDC2">
    <w:name w:val="toc 2"/>
    <w:basedOn w:val="Normal"/>
    <w:next w:val="Normal"/>
    <w:autoRedefine/>
    <w:uiPriority w:val="39"/>
    <w:unhideWhenUsed/>
    <w:rsid w:val="005B19FA"/>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5B19FA"/>
    <w:pPr>
      <w:spacing w:after="100"/>
    </w:pPr>
    <w:rPr>
      <w:rFonts w:eastAsiaTheme="minorEastAsia" w:cs="Times New Roman"/>
      <w:lang w:eastAsia="es-MX"/>
    </w:rPr>
  </w:style>
  <w:style w:type="paragraph" w:styleId="TDC3">
    <w:name w:val="toc 3"/>
    <w:basedOn w:val="Normal"/>
    <w:next w:val="Normal"/>
    <w:autoRedefine/>
    <w:uiPriority w:val="39"/>
    <w:unhideWhenUsed/>
    <w:rsid w:val="005B19FA"/>
    <w:pPr>
      <w:spacing w:after="100"/>
      <w:ind w:left="440"/>
    </w:pPr>
    <w:rPr>
      <w:rFonts w:eastAsiaTheme="minorEastAsia" w:cs="Times New Roman"/>
      <w:lang w:eastAsia="es-MX"/>
    </w:rPr>
  </w:style>
  <w:style w:type="paragraph" w:styleId="Subttulo">
    <w:name w:val="Subtitle"/>
    <w:basedOn w:val="Normal"/>
    <w:next w:val="Normal"/>
    <w:link w:val="SubttuloCar"/>
    <w:uiPriority w:val="11"/>
    <w:qFormat/>
    <w:rsid w:val="005B19F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B19FA"/>
    <w:rPr>
      <w:rFonts w:eastAsiaTheme="minorEastAsia"/>
      <w:color w:val="5A5A5A" w:themeColor="text1" w:themeTint="A5"/>
      <w:spacing w:val="15"/>
    </w:rPr>
  </w:style>
  <w:style w:type="paragraph" w:styleId="ndice2">
    <w:name w:val="index 2"/>
    <w:basedOn w:val="Normal"/>
    <w:next w:val="Normal"/>
    <w:autoRedefine/>
    <w:uiPriority w:val="99"/>
    <w:semiHidden/>
    <w:unhideWhenUsed/>
    <w:rsid w:val="006478F9"/>
    <w:pPr>
      <w:spacing w:after="0" w:line="240" w:lineRule="auto"/>
      <w:ind w:left="440" w:hanging="220"/>
    </w:pPr>
  </w:style>
  <w:style w:type="table" w:styleId="Tablaconcuadrcula">
    <w:name w:val="Table Grid"/>
    <w:basedOn w:val="Tablanormal"/>
    <w:uiPriority w:val="39"/>
    <w:rsid w:val="006B1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B1D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B1DA5"/>
    <w:rPr>
      <w:sz w:val="20"/>
      <w:szCs w:val="20"/>
    </w:rPr>
  </w:style>
  <w:style w:type="character" w:styleId="Refdenotaalpie">
    <w:name w:val="footnote reference"/>
    <w:basedOn w:val="Fuentedeprrafopredeter"/>
    <w:uiPriority w:val="99"/>
    <w:semiHidden/>
    <w:unhideWhenUsed/>
    <w:rsid w:val="006B1DA5"/>
    <w:rPr>
      <w:vertAlign w:val="superscript"/>
    </w:rPr>
  </w:style>
  <w:style w:type="character" w:styleId="Refdecomentario">
    <w:name w:val="annotation reference"/>
    <w:basedOn w:val="Fuentedeprrafopredeter"/>
    <w:uiPriority w:val="99"/>
    <w:semiHidden/>
    <w:unhideWhenUsed/>
    <w:rsid w:val="00D2295D"/>
    <w:rPr>
      <w:sz w:val="16"/>
      <w:szCs w:val="16"/>
    </w:rPr>
  </w:style>
  <w:style w:type="paragraph" w:styleId="Textocomentario">
    <w:name w:val="annotation text"/>
    <w:basedOn w:val="Normal"/>
    <w:link w:val="TextocomentarioCar"/>
    <w:uiPriority w:val="99"/>
    <w:semiHidden/>
    <w:unhideWhenUsed/>
    <w:rsid w:val="00D2295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2295D"/>
    <w:rPr>
      <w:sz w:val="20"/>
      <w:szCs w:val="20"/>
    </w:rPr>
  </w:style>
  <w:style w:type="paragraph" w:styleId="Asuntodelcomentario">
    <w:name w:val="annotation subject"/>
    <w:basedOn w:val="Textocomentario"/>
    <w:next w:val="Textocomentario"/>
    <w:link w:val="AsuntodelcomentarioCar"/>
    <w:uiPriority w:val="99"/>
    <w:semiHidden/>
    <w:unhideWhenUsed/>
    <w:rsid w:val="00D2295D"/>
    <w:rPr>
      <w:b/>
      <w:bCs/>
    </w:rPr>
  </w:style>
  <w:style w:type="character" w:customStyle="1" w:styleId="AsuntodelcomentarioCar">
    <w:name w:val="Asunto del comentario Car"/>
    <w:basedOn w:val="TextocomentarioCar"/>
    <w:link w:val="Asuntodelcomentario"/>
    <w:uiPriority w:val="99"/>
    <w:semiHidden/>
    <w:rsid w:val="00D2295D"/>
    <w:rPr>
      <w:b/>
      <w:bCs/>
      <w:sz w:val="20"/>
      <w:szCs w:val="20"/>
    </w:rPr>
  </w:style>
  <w:style w:type="paragraph" w:styleId="Textodeglobo">
    <w:name w:val="Balloon Text"/>
    <w:basedOn w:val="Normal"/>
    <w:link w:val="TextodegloboCar"/>
    <w:uiPriority w:val="99"/>
    <w:semiHidden/>
    <w:unhideWhenUsed/>
    <w:rsid w:val="00D229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295D"/>
    <w:rPr>
      <w:rFonts w:ascii="Segoe UI" w:hAnsi="Segoe UI" w:cs="Segoe UI"/>
      <w:sz w:val="18"/>
      <w:szCs w:val="18"/>
    </w:rPr>
  </w:style>
  <w:style w:type="character" w:styleId="Hipervnculo">
    <w:name w:val="Hyperlink"/>
    <w:basedOn w:val="Fuentedeprrafopredeter"/>
    <w:uiPriority w:val="99"/>
    <w:unhideWhenUsed/>
    <w:rsid w:val="002A2727"/>
    <w:rPr>
      <w:color w:val="0563C1" w:themeColor="hyperlink"/>
      <w:u w:val="single"/>
    </w:rPr>
  </w:style>
  <w:style w:type="character" w:styleId="Mencinsinresolver">
    <w:name w:val="Unresolved Mention"/>
    <w:basedOn w:val="Fuentedeprrafopredeter"/>
    <w:uiPriority w:val="99"/>
    <w:semiHidden/>
    <w:unhideWhenUsed/>
    <w:rsid w:val="002A2727"/>
    <w:rPr>
      <w:color w:val="605E5C"/>
      <w:shd w:val="clear" w:color="auto" w:fill="E1DFDD"/>
    </w:rPr>
  </w:style>
  <w:style w:type="character" w:styleId="Hipervnculovisitado">
    <w:name w:val="FollowedHyperlink"/>
    <w:basedOn w:val="Fuentedeprrafopredeter"/>
    <w:uiPriority w:val="99"/>
    <w:semiHidden/>
    <w:unhideWhenUsed/>
    <w:rsid w:val="002A2727"/>
    <w:rPr>
      <w:color w:val="954F72" w:themeColor="followedHyperlink"/>
      <w:u w:val="single"/>
    </w:rPr>
  </w:style>
  <w:style w:type="paragraph" w:styleId="Descripcin">
    <w:name w:val="caption"/>
    <w:basedOn w:val="Normal"/>
    <w:next w:val="Normal"/>
    <w:uiPriority w:val="35"/>
    <w:unhideWhenUsed/>
    <w:qFormat/>
    <w:rsid w:val="00193C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1105">
      <w:bodyDiv w:val="1"/>
      <w:marLeft w:val="0"/>
      <w:marRight w:val="0"/>
      <w:marTop w:val="0"/>
      <w:marBottom w:val="0"/>
      <w:divBdr>
        <w:top w:val="none" w:sz="0" w:space="0" w:color="auto"/>
        <w:left w:val="none" w:sz="0" w:space="0" w:color="auto"/>
        <w:bottom w:val="none" w:sz="0" w:space="0" w:color="auto"/>
        <w:right w:val="none" w:sz="0" w:space="0" w:color="auto"/>
      </w:divBdr>
    </w:div>
    <w:div w:id="303509816">
      <w:bodyDiv w:val="1"/>
      <w:marLeft w:val="0"/>
      <w:marRight w:val="0"/>
      <w:marTop w:val="0"/>
      <w:marBottom w:val="0"/>
      <w:divBdr>
        <w:top w:val="none" w:sz="0" w:space="0" w:color="auto"/>
        <w:left w:val="none" w:sz="0" w:space="0" w:color="auto"/>
        <w:bottom w:val="none" w:sz="0" w:space="0" w:color="auto"/>
        <w:right w:val="none" w:sz="0" w:space="0" w:color="auto"/>
      </w:divBdr>
    </w:div>
    <w:div w:id="724913086">
      <w:bodyDiv w:val="1"/>
      <w:marLeft w:val="0"/>
      <w:marRight w:val="0"/>
      <w:marTop w:val="0"/>
      <w:marBottom w:val="0"/>
      <w:divBdr>
        <w:top w:val="none" w:sz="0" w:space="0" w:color="auto"/>
        <w:left w:val="none" w:sz="0" w:space="0" w:color="auto"/>
        <w:bottom w:val="none" w:sz="0" w:space="0" w:color="auto"/>
        <w:right w:val="none" w:sz="0" w:space="0" w:color="auto"/>
      </w:divBdr>
    </w:div>
    <w:div w:id="1258833270">
      <w:bodyDiv w:val="1"/>
      <w:marLeft w:val="0"/>
      <w:marRight w:val="0"/>
      <w:marTop w:val="0"/>
      <w:marBottom w:val="0"/>
      <w:divBdr>
        <w:top w:val="none" w:sz="0" w:space="0" w:color="auto"/>
        <w:left w:val="none" w:sz="0" w:space="0" w:color="auto"/>
        <w:bottom w:val="none" w:sz="0" w:space="0" w:color="auto"/>
        <w:right w:val="none" w:sz="0" w:space="0" w:color="auto"/>
      </w:divBdr>
    </w:div>
    <w:div w:id="1544518137">
      <w:bodyDiv w:val="1"/>
      <w:marLeft w:val="0"/>
      <w:marRight w:val="0"/>
      <w:marTop w:val="0"/>
      <w:marBottom w:val="0"/>
      <w:divBdr>
        <w:top w:val="none" w:sz="0" w:space="0" w:color="auto"/>
        <w:left w:val="none" w:sz="0" w:space="0" w:color="auto"/>
        <w:bottom w:val="none" w:sz="0" w:space="0" w:color="auto"/>
        <w:right w:val="none" w:sz="0" w:space="0" w:color="auto"/>
      </w:divBdr>
      <w:divsChild>
        <w:div w:id="380904316">
          <w:marLeft w:val="720"/>
          <w:marRight w:val="0"/>
          <w:marTop w:val="0"/>
          <w:marBottom w:val="0"/>
          <w:divBdr>
            <w:top w:val="none" w:sz="0" w:space="0" w:color="auto"/>
            <w:left w:val="none" w:sz="0" w:space="0" w:color="auto"/>
            <w:bottom w:val="none" w:sz="0" w:space="0" w:color="auto"/>
            <w:right w:val="none" w:sz="0" w:space="0" w:color="auto"/>
          </w:divBdr>
        </w:div>
      </w:divsChild>
    </w:div>
    <w:div w:id="1551843826">
      <w:bodyDiv w:val="1"/>
      <w:marLeft w:val="0"/>
      <w:marRight w:val="0"/>
      <w:marTop w:val="0"/>
      <w:marBottom w:val="0"/>
      <w:divBdr>
        <w:top w:val="none" w:sz="0" w:space="0" w:color="auto"/>
        <w:left w:val="none" w:sz="0" w:space="0" w:color="auto"/>
        <w:bottom w:val="none" w:sz="0" w:space="0" w:color="auto"/>
        <w:right w:val="none" w:sz="0" w:space="0" w:color="auto"/>
      </w:divBdr>
    </w:div>
    <w:div w:id="1973976380">
      <w:bodyDiv w:val="1"/>
      <w:marLeft w:val="0"/>
      <w:marRight w:val="0"/>
      <w:marTop w:val="0"/>
      <w:marBottom w:val="0"/>
      <w:divBdr>
        <w:top w:val="none" w:sz="0" w:space="0" w:color="auto"/>
        <w:left w:val="none" w:sz="0" w:space="0" w:color="auto"/>
        <w:bottom w:val="none" w:sz="0" w:space="0" w:color="auto"/>
        <w:right w:val="none" w:sz="0" w:space="0" w:color="auto"/>
      </w:divBdr>
      <w:divsChild>
        <w:div w:id="524976040">
          <w:marLeft w:val="720"/>
          <w:marRight w:val="0"/>
          <w:marTop w:val="0"/>
          <w:marBottom w:val="0"/>
          <w:divBdr>
            <w:top w:val="none" w:sz="0" w:space="0" w:color="auto"/>
            <w:left w:val="none" w:sz="0" w:space="0" w:color="auto"/>
            <w:bottom w:val="none" w:sz="0" w:space="0" w:color="auto"/>
            <w:right w:val="none" w:sz="0" w:space="0" w:color="auto"/>
          </w:divBdr>
        </w:div>
        <w:div w:id="76489125">
          <w:marLeft w:val="720"/>
          <w:marRight w:val="0"/>
          <w:marTop w:val="0"/>
          <w:marBottom w:val="0"/>
          <w:divBdr>
            <w:top w:val="none" w:sz="0" w:space="0" w:color="auto"/>
            <w:left w:val="none" w:sz="0" w:space="0" w:color="auto"/>
            <w:bottom w:val="none" w:sz="0" w:space="0" w:color="auto"/>
            <w:right w:val="none" w:sz="0" w:space="0" w:color="auto"/>
          </w:divBdr>
        </w:div>
        <w:div w:id="403991857">
          <w:marLeft w:val="720"/>
          <w:marRight w:val="0"/>
          <w:marTop w:val="0"/>
          <w:marBottom w:val="0"/>
          <w:divBdr>
            <w:top w:val="none" w:sz="0" w:space="0" w:color="auto"/>
            <w:left w:val="none" w:sz="0" w:space="0" w:color="auto"/>
            <w:bottom w:val="none" w:sz="0" w:space="0" w:color="auto"/>
            <w:right w:val="none" w:sz="0" w:space="0" w:color="auto"/>
          </w:divBdr>
        </w:div>
        <w:div w:id="12501223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4E88C-8B14-465F-B596-F0D0ED802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4204</Words>
  <Characters>23123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Desarrollo del modo en lazo cerrado de una neuroprótesis basada en estimulación eléctrica funcional</vt:lpstr>
    </vt:vector>
  </TitlesOfParts>
  <Company/>
  <LinksUpToDate>false</LinksUpToDate>
  <CharactersWithSpaces>27273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del modo en lazo cerrado de una neuroprótesis basada en estimulación eléctrica funcional</dc:title>
  <dc:subject>Propuesta de proyecto</dc:subject>
  <dc:creator>Enrique Mena Camilo</dc:creator>
  <cp:keywords/>
  <dc:description/>
  <cp:lastModifiedBy>JORGE AIRY MERCADO GUTIERREZ</cp:lastModifiedBy>
  <cp:revision>2</cp:revision>
  <dcterms:created xsi:type="dcterms:W3CDTF">2019-07-08T19:29:00Z</dcterms:created>
  <dcterms:modified xsi:type="dcterms:W3CDTF">2019-07-08T19:29:00Z</dcterms:modified>
  <cp:category>Julio 2019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318da071-6587-31fc-85d4-e9c383cde3f3</vt:lpwstr>
  </property>
</Properties>
</file>